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0070C0"/>
        </w:rPr>
        <w:id w:val="436034255"/>
        <w:docPartObj>
          <w:docPartGallery w:val="Cover Pages"/>
          <w:docPartUnique/>
        </w:docPartObj>
      </w:sdtPr>
      <w:sdtEndPr/>
      <w:sdtContent>
        <w:p w14:paraId="5730156F" w14:textId="586099F4" w:rsidR="009719BC" w:rsidRPr="009719BC" w:rsidRDefault="009719BC">
          <w:pPr>
            <w:pStyle w:val="NoSpacing"/>
            <w:spacing w:before="1540" w:after="240"/>
            <w:jc w:val="center"/>
            <w:rPr>
              <w:color w:val="0070C0"/>
            </w:rPr>
          </w:pPr>
          <w:r w:rsidRPr="009719BC">
            <w:rPr>
              <w:noProof/>
              <w:color w:val="0070C0"/>
            </w:rPr>
            <w:drawing>
              <wp:inline distT="0" distB="0" distL="0" distR="0" wp14:anchorId="540F549C" wp14:editId="1A33E2D7">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b/>
              <w:bCs/>
              <w:caps/>
              <w:color w:val="0070C0"/>
              <w:sz w:val="56"/>
              <w:szCs w:val="56"/>
            </w:rPr>
            <w:alias w:val="Title"/>
            <w:tag w:val=""/>
            <w:id w:val="1735040861"/>
            <w:placeholder>
              <w:docPart w:val="3C13B1DE48354BECBA678780D2BB4BA3"/>
            </w:placeholder>
            <w:dataBinding w:prefixMappings="xmlns:ns0='http://purl.org/dc/elements/1.1/' xmlns:ns1='http://schemas.openxmlformats.org/package/2006/metadata/core-properties' " w:xpath="/ns1:coreProperties[1]/ns0:title[1]" w:storeItemID="{6C3C8BC8-F283-45AE-878A-BAB7291924A1}"/>
            <w:text/>
          </w:sdtPr>
          <w:sdtEndPr/>
          <w:sdtContent>
            <w:p w14:paraId="6AB325B4" w14:textId="54E6D46B" w:rsidR="009719BC" w:rsidRPr="009719BC" w:rsidRDefault="00556DB1">
              <w:pPr>
                <w:pStyle w:val="NoSpacing"/>
                <w:pBdr>
                  <w:top w:val="single" w:sz="6" w:space="6" w:color="0F6FC6" w:themeColor="accent1"/>
                  <w:bottom w:val="single" w:sz="6" w:space="6" w:color="0F6FC6" w:themeColor="accent1"/>
                </w:pBdr>
                <w:spacing w:after="240"/>
                <w:jc w:val="center"/>
                <w:rPr>
                  <w:rFonts w:asciiTheme="majorHAnsi" w:eastAsiaTheme="majorEastAsia" w:hAnsiTheme="majorHAnsi" w:cstheme="majorBidi"/>
                  <w:b/>
                  <w:bCs/>
                  <w:caps/>
                  <w:color w:val="0070C0"/>
                  <w:sz w:val="56"/>
                  <w:szCs w:val="56"/>
                </w:rPr>
              </w:pPr>
              <w:r>
                <w:rPr>
                  <w:rFonts w:asciiTheme="majorHAnsi" w:eastAsiaTheme="majorEastAsia" w:hAnsiTheme="majorHAnsi" w:cstheme="majorBidi"/>
                  <w:b/>
                  <w:bCs/>
                  <w:caps/>
                  <w:color w:val="0070C0"/>
                  <w:sz w:val="56"/>
                  <w:szCs w:val="56"/>
                </w:rPr>
                <w:t>human computer interaction</w:t>
              </w:r>
            </w:p>
          </w:sdtContent>
        </w:sdt>
        <w:p w14:paraId="581FF06E" w14:textId="5396EA98" w:rsidR="009719BC" w:rsidRPr="00DC0069" w:rsidRDefault="00556DB1" w:rsidP="009719BC">
          <w:pPr>
            <w:pStyle w:val="NoSpacing"/>
            <w:jc w:val="center"/>
            <w:rPr>
              <w:b/>
              <w:bCs/>
              <w:color w:val="0070C0"/>
              <w:sz w:val="36"/>
              <w:szCs w:val="36"/>
            </w:rPr>
          </w:pPr>
          <w:r>
            <w:rPr>
              <w:b/>
              <w:bCs/>
              <w:color w:val="0070C0"/>
              <w:sz w:val="36"/>
              <w:szCs w:val="36"/>
            </w:rPr>
            <w:t>COIS12036</w:t>
          </w:r>
        </w:p>
        <w:p w14:paraId="0CA053BD" w14:textId="77777777" w:rsidR="009719BC" w:rsidRPr="00DC0069" w:rsidRDefault="009719BC" w:rsidP="009719BC">
          <w:pPr>
            <w:pStyle w:val="NoSpacing"/>
            <w:jc w:val="center"/>
            <w:rPr>
              <w:b/>
              <w:bCs/>
              <w:color w:val="0070C0"/>
              <w:sz w:val="36"/>
              <w:szCs w:val="36"/>
            </w:rPr>
          </w:pPr>
        </w:p>
        <w:p w14:paraId="2D720079" w14:textId="76D80430" w:rsidR="009719BC" w:rsidRPr="00DC0069" w:rsidRDefault="00556DB1" w:rsidP="009719BC">
          <w:pPr>
            <w:pStyle w:val="NoSpacing"/>
            <w:jc w:val="center"/>
            <w:rPr>
              <w:b/>
              <w:bCs/>
              <w:color w:val="0070C0"/>
              <w:sz w:val="36"/>
              <w:szCs w:val="36"/>
            </w:rPr>
          </w:pPr>
          <w:r>
            <w:rPr>
              <w:b/>
              <w:bCs/>
              <w:color w:val="0070C0"/>
              <w:sz w:val="36"/>
              <w:szCs w:val="36"/>
            </w:rPr>
            <w:t xml:space="preserve">Assessment </w:t>
          </w:r>
          <w:r w:rsidR="00322A53">
            <w:rPr>
              <w:b/>
              <w:bCs/>
              <w:color w:val="0070C0"/>
              <w:sz w:val="36"/>
              <w:szCs w:val="36"/>
            </w:rPr>
            <w:t>2</w:t>
          </w:r>
        </w:p>
        <w:p w14:paraId="08AF9C64" w14:textId="59710AD6" w:rsidR="009719BC" w:rsidRPr="009719BC" w:rsidRDefault="009719BC" w:rsidP="009719BC">
          <w:pPr>
            <w:pStyle w:val="NoSpacing"/>
            <w:jc w:val="center"/>
            <w:rPr>
              <w:color w:val="0070C0"/>
              <w:sz w:val="32"/>
              <w:szCs w:val="32"/>
            </w:rPr>
          </w:pPr>
        </w:p>
        <w:p w14:paraId="3376F4E4" w14:textId="60B9A050" w:rsidR="009719BC" w:rsidRPr="009719BC" w:rsidRDefault="00DC0069">
          <w:pPr>
            <w:rPr>
              <w:color w:val="0070C0"/>
            </w:rPr>
          </w:pPr>
          <w:r w:rsidRPr="009719BC">
            <w:rPr>
              <w:noProof/>
              <w:color w:val="0070C0"/>
              <w:sz w:val="24"/>
              <w:szCs w:val="24"/>
            </w:rPr>
            <mc:AlternateContent>
              <mc:Choice Requires="wps">
                <w:drawing>
                  <wp:anchor distT="0" distB="0" distL="114300" distR="114300" simplePos="0" relativeHeight="251658240" behindDoc="0" locked="0" layoutInCell="1" allowOverlap="1" wp14:anchorId="56F5021C" wp14:editId="598BA5C5">
                    <wp:simplePos x="0" y="0"/>
                    <wp:positionH relativeFrom="margin">
                      <wp:align>right</wp:align>
                    </wp:positionH>
                    <wp:positionV relativeFrom="margin">
                      <wp:align>bottom</wp:align>
                    </wp:positionV>
                    <wp:extent cx="6553200" cy="557784"/>
                    <wp:effectExtent l="0" t="0" r="13970" b="4445"/>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4EDE14" w14:textId="2383B720" w:rsidR="009719BC" w:rsidRDefault="00C717A6" w:rsidP="00556DB1">
                                <w:pPr>
                                  <w:pStyle w:val="NoSpacing"/>
                                  <w:spacing w:line="360" w:lineRule="auto"/>
                                  <w:jc w:val="center"/>
                                  <w:rPr>
                                    <w:b/>
                                    <w:bCs/>
                                    <w:color w:val="0F6FC6" w:themeColor="accent1"/>
                                    <w:sz w:val="28"/>
                                    <w:szCs w:val="28"/>
                                  </w:rPr>
                                </w:pPr>
                                <w:sdt>
                                  <w:sdtPr>
                                    <w:rPr>
                                      <w:b/>
                                      <w:bCs/>
                                      <w:color w:val="0F6FC6" w:themeColor="accent1"/>
                                      <w:sz w:val="28"/>
                                      <w:szCs w:val="28"/>
                                    </w:rPr>
                                    <w:alias w:val="Address"/>
                                    <w:tag w:val=""/>
                                    <w:id w:val="-726379553"/>
                                    <w:dataBinding w:prefixMappings="xmlns:ns0='http://schemas.microsoft.com/office/2006/coverPageProps' " w:xpath="/ns0:CoverPageProperties[1]/ns0:CompanyAddress[1]" w:storeItemID="{55AF091B-3C7A-41E3-B477-F2FDAA23CFDA}"/>
                                    <w:text/>
                                  </w:sdtPr>
                                  <w:sdtEndPr/>
                                  <w:sdtContent>
                                    <w:r w:rsidR="009719BC" w:rsidRPr="00DC0069">
                                      <w:rPr>
                                        <w:b/>
                                        <w:bCs/>
                                        <w:color w:val="0F6FC6" w:themeColor="accent1"/>
                                        <w:sz w:val="28"/>
                                        <w:szCs w:val="28"/>
                                      </w:rPr>
                                      <w:t>Anshul Bairy</w:t>
                                    </w:r>
                                  </w:sdtContent>
                                </w:sdt>
                                <w:r w:rsidR="00DC0069" w:rsidRPr="00DC0069">
                                  <w:rPr>
                                    <w:b/>
                                    <w:bCs/>
                                    <w:color w:val="0F6FC6" w:themeColor="accent1"/>
                                    <w:sz w:val="28"/>
                                    <w:szCs w:val="28"/>
                                  </w:rPr>
                                  <w:t xml:space="preserve"> | </w:t>
                                </w:r>
                                <w:r w:rsidR="009719BC" w:rsidRPr="00DC0069">
                                  <w:rPr>
                                    <w:b/>
                                    <w:bCs/>
                                    <w:color w:val="0F6FC6" w:themeColor="accent1"/>
                                    <w:sz w:val="28"/>
                                    <w:szCs w:val="28"/>
                                  </w:rPr>
                                  <w:t>12266750</w:t>
                                </w:r>
                              </w:p>
                              <w:p w14:paraId="613022EF" w14:textId="7F50A173" w:rsidR="00556DB1" w:rsidRDefault="00556DB1" w:rsidP="00556DB1">
                                <w:pPr>
                                  <w:pStyle w:val="NoSpacing"/>
                                  <w:spacing w:line="360" w:lineRule="auto"/>
                                  <w:jc w:val="center"/>
                                  <w:rPr>
                                    <w:b/>
                                    <w:bCs/>
                                    <w:color w:val="0F6FC6" w:themeColor="accent1"/>
                                    <w:sz w:val="28"/>
                                    <w:szCs w:val="28"/>
                                  </w:rPr>
                                </w:pPr>
                                <w:r>
                                  <w:rPr>
                                    <w:b/>
                                    <w:bCs/>
                                    <w:color w:val="0F6FC6" w:themeColor="accent1"/>
                                    <w:sz w:val="28"/>
                                    <w:szCs w:val="28"/>
                                  </w:rPr>
                                  <w:t>CQUniversity Rockhampton North, Australia</w:t>
                                </w:r>
                              </w:p>
                              <w:p w14:paraId="2F2AF2ED" w14:textId="723AD849" w:rsidR="00A66C11" w:rsidRDefault="00A66C11" w:rsidP="00556DB1">
                                <w:pPr>
                                  <w:pStyle w:val="NoSpacing"/>
                                  <w:spacing w:line="360" w:lineRule="auto"/>
                                  <w:jc w:val="center"/>
                                  <w:rPr>
                                    <w:b/>
                                    <w:bCs/>
                                    <w:color w:val="0F6FC6" w:themeColor="accent1"/>
                                    <w:sz w:val="28"/>
                                    <w:szCs w:val="28"/>
                                  </w:rPr>
                                </w:pPr>
                                <w:r>
                                  <w:rPr>
                                    <w:b/>
                                    <w:bCs/>
                                    <w:color w:val="0F6FC6" w:themeColor="accent1"/>
                                    <w:sz w:val="28"/>
                                    <w:szCs w:val="28"/>
                                  </w:rPr>
                                  <w:t>Unit Coordinator: Ayub Bokani</w:t>
                                </w:r>
                              </w:p>
                              <w:p w14:paraId="4AFDE954" w14:textId="09912269" w:rsidR="00A66C11" w:rsidRDefault="00A66C11" w:rsidP="00556DB1">
                                <w:pPr>
                                  <w:pStyle w:val="NoSpacing"/>
                                  <w:spacing w:line="360" w:lineRule="auto"/>
                                  <w:jc w:val="center"/>
                                  <w:rPr>
                                    <w:b/>
                                    <w:bCs/>
                                    <w:color w:val="0F6FC6" w:themeColor="accent1"/>
                                    <w:sz w:val="28"/>
                                    <w:szCs w:val="28"/>
                                  </w:rPr>
                                </w:pPr>
                                <w:r>
                                  <w:rPr>
                                    <w:b/>
                                    <w:bCs/>
                                    <w:color w:val="0F6FC6" w:themeColor="accent1"/>
                                    <w:sz w:val="28"/>
                                    <w:szCs w:val="28"/>
                                  </w:rPr>
                                  <w:t>Unit Tutor: Tek Awasthi</w:t>
                                </w:r>
                              </w:p>
                              <w:p w14:paraId="071BED97" w14:textId="079DC9F4" w:rsidR="00556DB1" w:rsidRDefault="00556DB1" w:rsidP="00556DB1">
                                <w:pPr>
                                  <w:pStyle w:val="NoSpacing"/>
                                  <w:spacing w:line="360" w:lineRule="auto"/>
                                  <w:jc w:val="center"/>
                                  <w:rPr>
                                    <w:b/>
                                    <w:bCs/>
                                    <w:color w:val="0F6FC6" w:themeColor="accent1"/>
                                    <w:sz w:val="28"/>
                                    <w:szCs w:val="28"/>
                                  </w:rPr>
                                </w:pPr>
                                <w:r>
                                  <w:rPr>
                                    <w:b/>
                                    <w:bCs/>
                                    <w:color w:val="0F6FC6" w:themeColor="accent1"/>
                                    <w:sz w:val="28"/>
                                    <w:szCs w:val="28"/>
                                  </w:rPr>
                                  <w:t>Term 1, 2026</w:t>
                                </w:r>
                              </w:p>
                              <w:p w14:paraId="0ACB4D03" w14:textId="7274A80E" w:rsidR="00556DB1" w:rsidRDefault="006F6F8B" w:rsidP="00556DB1">
                                <w:pPr>
                                  <w:pStyle w:val="NoSpacing"/>
                                  <w:spacing w:line="360" w:lineRule="auto"/>
                                  <w:jc w:val="center"/>
                                  <w:rPr>
                                    <w:b/>
                                    <w:bCs/>
                                    <w:color w:val="0F6FC6" w:themeColor="accent1"/>
                                    <w:sz w:val="28"/>
                                    <w:szCs w:val="28"/>
                                  </w:rPr>
                                </w:pPr>
                                <w:r>
                                  <w:rPr>
                                    <w:b/>
                                    <w:bCs/>
                                    <w:color w:val="0F6FC6" w:themeColor="accent1"/>
                                    <w:sz w:val="28"/>
                                    <w:szCs w:val="28"/>
                                  </w:rPr>
                                  <w:t xml:space="preserve">Due Date: </w:t>
                                </w:r>
                                <w:r w:rsidR="00322A53">
                                  <w:rPr>
                                    <w:b/>
                                    <w:bCs/>
                                    <w:color w:val="0F6FC6" w:themeColor="accent1"/>
                                    <w:sz w:val="28"/>
                                    <w:szCs w:val="28"/>
                                  </w:rPr>
                                  <w:t>Week 7</w:t>
                                </w:r>
                              </w:p>
                              <w:p w14:paraId="39AD68B6" w14:textId="77777777" w:rsidR="00556DB1" w:rsidRPr="00DC0069" w:rsidRDefault="00556DB1" w:rsidP="00DC0069">
                                <w:pPr>
                                  <w:pStyle w:val="NoSpacing"/>
                                  <w:jc w:val="center"/>
                                  <w:rPr>
                                    <w:b/>
                                    <w:bCs/>
                                    <w:color w:val="0F6FC6" w:themeColor="accent1"/>
                                    <w:sz w:val="28"/>
                                    <w:szCs w:val="28"/>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6F5021C" id="_x0000_t202" coordsize="21600,21600" o:spt="202" path="m,l,21600r21600,l21600,xe">
                    <v:stroke joinstyle="miter"/>
                    <v:path gradientshapeok="t" o:connecttype="rect"/>
                  </v:shapetype>
                  <v:shape id="Text Box 142" o:spid="_x0000_s1026" type="#_x0000_t202" style="position:absolute;margin-left:464.8pt;margin-top:0;width:516pt;height:43.9pt;z-index:251658240;visibility:visible;mso-wrap-style:square;mso-width-percent:1000;mso-height-percent:0;mso-wrap-distance-left:9pt;mso-wrap-distance-top:0;mso-wrap-distance-right:9pt;mso-wrap-distance-bottom:0;mso-position-horizontal:right;mso-position-horizontal-relative:margin;mso-position-vertical:bottom;mso-position-vertical-relative:margin;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" filled="f" stroked="f" strokeweight=".5pt">
                    <v:textbox style="mso-fit-shape-to-text:t" inset="0,0,0,0">
                      <w:txbxContent>
                        <w:p w14:paraId="204EDE14" w14:textId="2383B720" w:rsidR="009719BC" w:rsidRDefault="00C717A6" w:rsidP="00556DB1">
                          <w:pPr>
                            <w:pStyle w:val="NoSpacing"/>
                            <w:spacing w:line="360" w:lineRule="auto"/>
                            <w:jc w:val="center"/>
                            <w:rPr>
                              <w:b/>
                              <w:bCs/>
                              <w:color w:val="0F6FC6" w:themeColor="accent1"/>
                              <w:sz w:val="28"/>
                              <w:szCs w:val="28"/>
                            </w:rPr>
                          </w:pPr>
                          <w:sdt>
                            <w:sdtPr>
                              <w:rPr>
                                <w:b/>
                                <w:bCs/>
                                <w:color w:val="0F6FC6" w:themeColor="accent1"/>
                                <w:sz w:val="28"/>
                                <w:szCs w:val="28"/>
                              </w:rPr>
                              <w:alias w:val="Address"/>
                              <w:tag w:val=""/>
                              <w:id w:val="-726379553"/>
                              <w:dataBinding w:prefixMappings="xmlns:ns0='http://schemas.microsoft.com/office/2006/coverPageProps' " w:xpath="/ns0:CoverPageProperties[1]/ns0:CompanyAddress[1]" w:storeItemID="{55AF091B-3C7A-41E3-B477-F2FDAA23CFDA}"/>
                              <w:text/>
                            </w:sdtPr>
                            <w:sdtEndPr/>
                            <w:sdtContent>
                              <w:r w:rsidR="009719BC" w:rsidRPr="00DC0069">
                                <w:rPr>
                                  <w:b/>
                                  <w:bCs/>
                                  <w:color w:val="0F6FC6" w:themeColor="accent1"/>
                                  <w:sz w:val="28"/>
                                  <w:szCs w:val="28"/>
                                </w:rPr>
                                <w:t>Anshul Bairy</w:t>
                              </w:r>
                            </w:sdtContent>
                          </w:sdt>
                          <w:r w:rsidR="00DC0069" w:rsidRPr="00DC0069">
                            <w:rPr>
                              <w:b/>
                              <w:bCs/>
                              <w:color w:val="0F6FC6" w:themeColor="accent1"/>
                              <w:sz w:val="28"/>
                              <w:szCs w:val="28"/>
                            </w:rPr>
                            <w:t xml:space="preserve"> | </w:t>
                          </w:r>
                          <w:r w:rsidR="009719BC" w:rsidRPr="00DC0069">
                            <w:rPr>
                              <w:b/>
                              <w:bCs/>
                              <w:color w:val="0F6FC6" w:themeColor="accent1"/>
                              <w:sz w:val="28"/>
                              <w:szCs w:val="28"/>
                            </w:rPr>
                            <w:t>12266750</w:t>
                          </w:r>
                        </w:p>
                        <w:p w14:paraId="613022EF" w14:textId="7F50A173" w:rsidR="00556DB1" w:rsidRDefault="00556DB1" w:rsidP="00556DB1">
                          <w:pPr>
                            <w:pStyle w:val="NoSpacing"/>
                            <w:spacing w:line="360" w:lineRule="auto"/>
                            <w:jc w:val="center"/>
                            <w:rPr>
                              <w:b/>
                              <w:bCs/>
                              <w:color w:val="0F6FC6" w:themeColor="accent1"/>
                              <w:sz w:val="28"/>
                              <w:szCs w:val="28"/>
                            </w:rPr>
                          </w:pPr>
                          <w:r>
                            <w:rPr>
                              <w:b/>
                              <w:bCs/>
                              <w:color w:val="0F6FC6" w:themeColor="accent1"/>
                              <w:sz w:val="28"/>
                              <w:szCs w:val="28"/>
                            </w:rPr>
                            <w:t>CQUniversity Rockhampton North, Australia</w:t>
                          </w:r>
                        </w:p>
                        <w:p w14:paraId="2F2AF2ED" w14:textId="723AD849" w:rsidR="00A66C11" w:rsidRDefault="00A66C11" w:rsidP="00556DB1">
                          <w:pPr>
                            <w:pStyle w:val="NoSpacing"/>
                            <w:spacing w:line="360" w:lineRule="auto"/>
                            <w:jc w:val="center"/>
                            <w:rPr>
                              <w:b/>
                              <w:bCs/>
                              <w:color w:val="0F6FC6" w:themeColor="accent1"/>
                              <w:sz w:val="28"/>
                              <w:szCs w:val="28"/>
                            </w:rPr>
                          </w:pPr>
                          <w:r>
                            <w:rPr>
                              <w:b/>
                              <w:bCs/>
                              <w:color w:val="0F6FC6" w:themeColor="accent1"/>
                              <w:sz w:val="28"/>
                              <w:szCs w:val="28"/>
                            </w:rPr>
                            <w:t>Unit Coordinator: Ayub Bokani</w:t>
                          </w:r>
                        </w:p>
                        <w:p w14:paraId="4AFDE954" w14:textId="09912269" w:rsidR="00A66C11" w:rsidRDefault="00A66C11" w:rsidP="00556DB1">
                          <w:pPr>
                            <w:pStyle w:val="NoSpacing"/>
                            <w:spacing w:line="360" w:lineRule="auto"/>
                            <w:jc w:val="center"/>
                            <w:rPr>
                              <w:b/>
                              <w:bCs/>
                              <w:color w:val="0F6FC6" w:themeColor="accent1"/>
                              <w:sz w:val="28"/>
                              <w:szCs w:val="28"/>
                            </w:rPr>
                          </w:pPr>
                          <w:r>
                            <w:rPr>
                              <w:b/>
                              <w:bCs/>
                              <w:color w:val="0F6FC6" w:themeColor="accent1"/>
                              <w:sz w:val="28"/>
                              <w:szCs w:val="28"/>
                            </w:rPr>
                            <w:t>Unit Tutor: Tek Awasthi</w:t>
                          </w:r>
                        </w:p>
                        <w:p w14:paraId="071BED97" w14:textId="079DC9F4" w:rsidR="00556DB1" w:rsidRDefault="00556DB1" w:rsidP="00556DB1">
                          <w:pPr>
                            <w:pStyle w:val="NoSpacing"/>
                            <w:spacing w:line="360" w:lineRule="auto"/>
                            <w:jc w:val="center"/>
                            <w:rPr>
                              <w:b/>
                              <w:bCs/>
                              <w:color w:val="0F6FC6" w:themeColor="accent1"/>
                              <w:sz w:val="28"/>
                              <w:szCs w:val="28"/>
                            </w:rPr>
                          </w:pPr>
                          <w:r>
                            <w:rPr>
                              <w:b/>
                              <w:bCs/>
                              <w:color w:val="0F6FC6" w:themeColor="accent1"/>
                              <w:sz w:val="28"/>
                              <w:szCs w:val="28"/>
                            </w:rPr>
                            <w:t>Term 1, 2026</w:t>
                          </w:r>
                        </w:p>
                        <w:p w14:paraId="0ACB4D03" w14:textId="7274A80E" w:rsidR="00556DB1" w:rsidRDefault="006F6F8B" w:rsidP="00556DB1">
                          <w:pPr>
                            <w:pStyle w:val="NoSpacing"/>
                            <w:spacing w:line="360" w:lineRule="auto"/>
                            <w:jc w:val="center"/>
                            <w:rPr>
                              <w:b/>
                              <w:bCs/>
                              <w:color w:val="0F6FC6" w:themeColor="accent1"/>
                              <w:sz w:val="28"/>
                              <w:szCs w:val="28"/>
                            </w:rPr>
                          </w:pPr>
                          <w:r>
                            <w:rPr>
                              <w:b/>
                              <w:bCs/>
                              <w:color w:val="0F6FC6" w:themeColor="accent1"/>
                              <w:sz w:val="28"/>
                              <w:szCs w:val="28"/>
                            </w:rPr>
                            <w:t xml:space="preserve">Due Date: </w:t>
                          </w:r>
                          <w:r w:rsidR="00322A53">
                            <w:rPr>
                              <w:b/>
                              <w:bCs/>
                              <w:color w:val="0F6FC6" w:themeColor="accent1"/>
                              <w:sz w:val="28"/>
                              <w:szCs w:val="28"/>
                            </w:rPr>
                            <w:t>Week 7</w:t>
                          </w:r>
                        </w:p>
                        <w:p w14:paraId="39AD68B6" w14:textId="77777777" w:rsidR="00556DB1" w:rsidRPr="00DC0069" w:rsidRDefault="00556DB1" w:rsidP="00DC0069">
                          <w:pPr>
                            <w:pStyle w:val="NoSpacing"/>
                            <w:jc w:val="center"/>
                            <w:rPr>
                              <w:b/>
                              <w:bCs/>
                              <w:color w:val="0F6FC6" w:themeColor="accent1"/>
                              <w:sz w:val="28"/>
                              <w:szCs w:val="28"/>
                            </w:rPr>
                          </w:pPr>
                        </w:p>
                      </w:txbxContent>
                    </v:textbox>
                    <w10:wrap anchorx="margin" anchory="margin"/>
                  </v:shape>
                </w:pict>
              </mc:Fallback>
            </mc:AlternateContent>
          </w:r>
          <w:r w:rsidR="009719BC" w:rsidRPr="009719BC">
            <w:rPr>
              <w:noProof/>
              <w:color w:val="0070C0"/>
            </w:rPr>
            <w:drawing>
              <wp:anchor distT="0" distB="0" distL="114300" distR="114300" simplePos="0" relativeHeight="251658241" behindDoc="0" locked="0" layoutInCell="1" allowOverlap="1" wp14:anchorId="23404054" wp14:editId="6A18A534">
                <wp:simplePos x="0" y="0"/>
                <wp:positionH relativeFrom="margin">
                  <wp:align>center</wp:align>
                </wp:positionH>
                <wp:positionV relativeFrom="paragraph">
                  <wp:posOffset>412140</wp:posOffset>
                </wp:positionV>
                <wp:extent cx="758825" cy="478790"/>
                <wp:effectExtent l="0" t="0" r="3175" b="0"/>
                <wp:wrapThrough wrapText="bothSides">
                  <wp:wrapPolygon edited="0">
                    <wp:start x="0" y="0"/>
                    <wp:lineTo x="0" y="3438"/>
                    <wp:lineTo x="3796" y="13751"/>
                    <wp:lineTo x="3796" y="14610"/>
                    <wp:lineTo x="7592" y="20626"/>
                    <wp:lineTo x="8134" y="20626"/>
                    <wp:lineTo x="13014" y="20626"/>
                    <wp:lineTo x="13556" y="20626"/>
                    <wp:lineTo x="17352" y="14610"/>
                    <wp:lineTo x="17352" y="13751"/>
                    <wp:lineTo x="21148" y="3438"/>
                    <wp:lineTo x="21148" y="0"/>
                    <wp:lineTo x="0" y="0"/>
                  </wp:wrapPolygon>
                </wp:wrapThrough>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825" cy="478790"/>
                        </a:xfrm>
                        <a:prstGeom prst="rect">
                          <a:avLst/>
                        </a:prstGeom>
                      </pic:spPr>
                    </pic:pic>
                  </a:graphicData>
                </a:graphic>
                <wp14:sizeRelH relativeFrom="page">
                  <wp14:pctWidth>0</wp14:pctWidth>
                </wp14:sizeRelH>
                <wp14:sizeRelV relativeFrom="page">
                  <wp14:pctHeight>0</wp14:pctHeight>
                </wp14:sizeRelV>
              </wp:anchor>
            </w:drawing>
          </w:r>
          <w:r w:rsidR="009719BC" w:rsidRPr="009719BC">
            <w:rPr>
              <w:color w:val="0070C0"/>
            </w:rPr>
            <w:br w:type="page"/>
          </w:r>
        </w:p>
      </w:sdtContent>
    </w:sdt>
    <w:sdt>
      <w:sdtPr>
        <w:rPr>
          <w:rFonts w:asciiTheme="minorHAnsi" w:eastAsiaTheme="minorEastAsia" w:hAnsiTheme="minorHAnsi" w:cstheme="minorBidi"/>
          <w:b w:val="0"/>
          <w:color w:val="auto"/>
          <w:sz w:val="22"/>
          <w:szCs w:val="22"/>
        </w:rPr>
        <w:id w:val="925926512"/>
        <w:docPartObj>
          <w:docPartGallery w:val="Table of Contents"/>
          <w:docPartUnique/>
        </w:docPartObj>
      </w:sdtPr>
      <w:sdtEndPr>
        <w:rPr>
          <w:bCs/>
          <w:noProof/>
        </w:rPr>
      </w:sdtEndPr>
      <w:sdtContent>
        <w:p w14:paraId="56184BA9" w14:textId="7D4001F8" w:rsidR="00516E4A" w:rsidRDefault="00516E4A">
          <w:pPr>
            <w:pStyle w:val="TOCHeading"/>
          </w:pPr>
          <w:r>
            <w:t>Contents</w:t>
          </w:r>
        </w:p>
        <w:p w14:paraId="33A371E3" w14:textId="037F5A04" w:rsidR="006D7209" w:rsidRDefault="00516E4A">
          <w:pPr>
            <w:pStyle w:val="TOC1"/>
            <w:tabs>
              <w:tab w:val="right" w:leader="dot" w:pos="9628"/>
            </w:tabs>
            <w:rPr>
              <w:noProof/>
              <w:kern w:val="2"/>
              <w:sz w:val="24"/>
              <w:szCs w:val="24"/>
              <w:lang w:eastAsia="en-AU"/>
              <w14:ligatures w14:val="standardContextual"/>
            </w:rPr>
          </w:pPr>
          <w:r>
            <w:fldChar w:fldCharType="begin"/>
          </w:r>
          <w:r>
            <w:instrText xml:space="preserve"> TOC \o "1-3" \h \z \u </w:instrText>
          </w:r>
          <w:r>
            <w:fldChar w:fldCharType="separate"/>
          </w:r>
          <w:hyperlink w:anchor="_Toc228570245" w:history="1">
            <w:r w:rsidR="006D7209" w:rsidRPr="009970F4">
              <w:rPr>
                <w:rStyle w:val="Hyperlink"/>
                <w:noProof/>
              </w:rPr>
              <w:t>Section 1: Introduction and Motivation</w:t>
            </w:r>
            <w:r w:rsidR="006D7209">
              <w:rPr>
                <w:noProof/>
                <w:webHidden/>
              </w:rPr>
              <w:tab/>
            </w:r>
            <w:r w:rsidR="006D7209">
              <w:rPr>
                <w:noProof/>
                <w:webHidden/>
              </w:rPr>
              <w:fldChar w:fldCharType="begin"/>
            </w:r>
            <w:r w:rsidR="006D7209">
              <w:rPr>
                <w:noProof/>
                <w:webHidden/>
              </w:rPr>
              <w:instrText xml:space="preserve"> PAGEREF _Toc228570245 \h </w:instrText>
            </w:r>
            <w:r w:rsidR="006D7209">
              <w:rPr>
                <w:noProof/>
                <w:webHidden/>
              </w:rPr>
            </w:r>
            <w:r w:rsidR="006D7209">
              <w:rPr>
                <w:noProof/>
                <w:webHidden/>
              </w:rPr>
              <w:fldChar w:fldCharType="separate"/>
            </w:r>
            <w:r w:rsidR="005C6039">
              <w:rPr>
                <w:noProof/>
                <w:webHidden/>
              </w:rPr>
              <w:t>2</w:t>
            </w:r>
            <w:r w:rsidR="006D7209">
              <w:rPr>
                <w:noProof/>
                <w:webHidden/>
              </w:rPr>
              <w:fldChar w:fldCharType="end"/>
            </w:r>
          </w:hyperlink>
        </w:p>
        <w:p w14:paraId="2054E8D6" w14:textId="6452FC67" w:rsidR="006D7209" w:rsidRDefault="006D7209">
          <w:pPr>
            <w:pStyle w:val="TOC2"/>
            <w:tabs>
              <w:tab w:val="right" w:leader="dot" w:pos="9628"/>
            </w:tabs>
            <w:rPr>
              <w:noProof/>
              <w:kern w:val="2"/>
              <w:sz w:val="24"/>
              <w:szCs w:val="24"/>
              <w:lang w:eastAsia="en-AU"/>
              <w14:ligatures w14:val="standardContextual"/>
            </w:rPr>
          </w:pPr>
          <w:hyperlink w:anchor="_Toc228570246" w:history="1">
            <w:r w:rsidRPr="009970F4">
              <w:rPr>
                <w:rStyle w:val="Hyperlink"/>
                <w:noProof/>
              </w:rPr>
              <w:t>ResConnect: A Unified Communication Platform for University Residential Leaders</w:t>
            </w:r>
            <w:r>
              <w:rPr>
                <w:noProof/>
                <w:webHidden/>
              </w:rPr>
              <w:tab/>
            </w:r>
            <w:r>
              <w:rPr>
                <w:noProof/>
                <w:webHidden/>
              </w:rPr>
              <w:fldChar w:fldCharType="begin"/>
            </w:r>
            <w:r>
              <w:rPr>
                <w:noProof/>
                <w:webHidden/>
              </w:rPr>
              <w:instrText xml:space="preserve"> PAGEREF _Toc228570246 \h </w:instrText>
            </w:r>
            <w:r>
              <w:rPr>
                <w:noProof/>
                <w:webHidden/>
              </w:rPr>
            </w:r>
            <w:r>
              <w:rPr>
                <w:noProof/>
                <w:webHidden/>
              </w:rPr>
              <w:fldChar w:fldCharType="separate"/>
            </w:r>
            <w:r w:rsidR="005C6039">
              <w:rPr>
                <w:noProof/>
                <w:webHidden/>
              </w:rPr>
              <w:t>2</w:t>
            </w:r>
            <w:r>
              <w:rPr>
                <w:noProof/>
                <w:webHidden/>
              </w:rPr>
              <w:fldChar w:fldCharType="end"/>
            </w:r>
          </w:hyperlink>
        </w:p>
        <w:p w14:paraId="747513A9" w14:textId="3732D672" w:rsidR="006D7209" w:rsidRDefault="006D7209">
          <w:pPr>
            <w:pStyle w:val="TOC2"/>
            <w:tabs>
              <w:tab w:val="right" w:leader="dot" w:pos="9628"/>
            </w:tabs>
            <w:rPr>
              <w:noProof/>
              <w:kern w:val="2"/>
              <w:sz w:val="24"/>
              <w:szCs w:val="24"/>
              <w:lang w:eastAsia="en-AU"/>
              <w14:ligatures w14:val="standardContextual"/>
            </w:rPr>
          </w:pPr>
          <w:hyperlink w:anchor="_Toc228570247" w:history="1">
            <w:r w:rsidRPr="009970F4">
              <w:rPr>
                <w:rStyle w:val="Hyperlink"/>
                <w:noProof/>
              </w:rPr>
              <w:t>The Problem</w:t>
            </w:r>
            <w:r>
              <w:rPr>
                <w:noProof/>
                <w:webHidden/>
              </w:rPr>
              <w:tab/>
            </w:r>
            <w:r>
              <w:rPr>
                <w:noProof/>
                <w:webHidden/>
              </w:rPr>
              <w:fldChar w:fldCharType="begin"/>
            </w:r>
            <w:r>
              <w:rPr>
                <w:noProof/>
                <w:webHidden/>
              </w:rPr>
              <w:instrText xml:space="preserve"> PAGEREF _Toc228570247 \h </w:instrText>
            </w:r>
            <w:r>
              <w:rPr>
                <w:noProof/>
                <w:webHidden/>
              </w:rPr>
            </w:r>
            <w:r>
              <w:rPr>
                <w:noProof/>
                <w:webHidden/>
              </w:rPr>
              <w:fldChar w:fldCharType="separate"/>
            </w:r>
            <w:r w:rsidR="005C6039">
              <w:rPr>
                <w:noProof/>
                <w:webHidden/>
              </w:rPr>
              <w:t>2</w:t>
            </w:r>
            <w:r>
              <w:rPr>
                <w:noProof/>
                <w:webHidden/>
              </w:rPr>
              <w:fldChar w:fldCharType="end"/>
            </w:r>
          </w:hyperlink>
        </w:p>
        <w:p w14:paraId="4A8023E5" w14:textId="70B9F860" w:rsidR="006D7209" w:rsidRDefault="006D7209">
          <w:pPr>
            <w:pStyle w:val="TOC2"/>
            <w:tabs>
              <w:tab w:val="right" w:leader="dot" w:pos="9628"/>
            </w:tabs>
            <w:rPr>
              <w:noProof/>
              <w:kern w:val="2"/>
              <w:sz w:val="24"/>
              <w:szCs w:val="24"/>
              <w:lang w:eastAsia="en-AU"/>
              <w14:ligatures w14:val="standardContextual"/>
            </w:rPr>
          </w:pPr>
          <w:hyperlink w:anchor="_Toc228570248" w:history="1">
            <w:r w:rsidRPr="009970F4">
              <w:rPr>
                <w:rStyle w:val="Hyperlink"/>
                <w:noProof/>
              </w:rPr>
              <w:t>The Proposed Solution</w:t>
            </w:r>
            <w:r>
              <w:rPr>
                <w:noProof/>
                <w:webHidden/>
              </w:rPr>
              <w:tab/>
            </w:r>
            <w:r>
              <w:rPr>
                <w:noProof/>
                <w:webHidden/>
              </w:rPr>
              <w:fldChar w:fldCharType="begin"/>
            </w:r>
            <w:r>
              <w:rPr>
                <w:noProof/>
                <w:webHidden/>
              </w:rPr>
              <w:instrText xml:space="preserve"> PAGEREF _Toc228570248 \h </w:instrText>
            </w:r>
            <w:r>
              <w:rPr>
                <w:noProof/>
                <w:webHidden/>
              </w:rPr>
            </w:r>
            <w:r>
              <w:rPr>
                <w:noProof/>
                <w:webHidden/>
              </w:rPr>
              <w:fldChar w:fldCharType="separate"/>
            </w:r>
            <w:r w:rsidR="005C6039">
              <w:rPr>
                <w:noProof/>
                <w:webHidden/>
              </w:rPr>
              <w:t>2</w:t>
            </w:r>
            <w:r>
              <w:rPr>
                <w:noProof/>
                <w:webHidden/>
              </w:rPr>
              <w:fldChar w:fldCharType="end"/>
            </w:r>
          </w:hyperlink>
        </w:p>
        <w:p w14:paraId="30EDD871" w14:textId="5985EECF" w:rsidR="006D7209" w:rsidRDefault="006D7209">
          <w:pPr>
            <w:pStyle w:val="TOC1"/>
            <w:tabs>
              <w:tab w:val="right" w:leader="dot" w:pos="9628"/>
            </w:tabs>
            <w:rPr>
              <w:noProof/>
              <w:kern w:val="2"/>
              <w:sz w:val="24"/>
              <w:szCs w:val="24"/>
              <w:lang w:eastAsia="en-AU"/>
              <w14:ligatures w14:val="standardContextual"/>
            </w:rPr>
          </w:pPr>
          <w:hyperlink w:anchor="_Toc228570249" w:history="1">
            <w:r w:rsidRPr="009970F4">
              <w:rPr>
                <w:rStyle w:val="Hyperlink"/>
                <w:noProof/>
              </w:rPr>
              <w:t>Section 2: User Research and Personas</w:t>
            </w:r>
            <w:r>
              <w:rPr>
                <w:noProof/>
                <w:webHidden/>
              </w:rPr>
              <w:tab/>
            </w:r>
            <w:r>
              <w:rPr>
                <w:noProof/>
                <w:webHidden/>
              </w:rPr>
              <w:fldChar w:fldCharType="begin"/>
            </w:r>
            <w:r>
              <w:rPr>
                <w:noProof/>
                <w:webHidden/>
              </w:rPr>
              <w:instrText xml:space="preserve"> PAGEREF _Toc228570249 \h </w:instrText>
            </w:r>
            <w:r>
              <w:rPr>
                <w:noProof/>
                <w:webHidden/>
              </w:rPr>
            </w:r>
            <w:r>
              <w:rPr>
                <w:noProof/>
                <w:webHidden/>
              </w:rPr>
              <w:fldChar w:fldCharType="separate"/>
            </w:r>
            <w:r w:rsidR="005C6039">
              <w:rPr>
                <w:noProof/>
                <w:webHidden/>
              </w:rPr>
              <w:t>3</w:t>
            </w:r>
            <w:r>
              <w:rPr>
                <w:noProof/>
                <w:webHidden/>
              </w:rPr>
              <w:fldChar w:fldCharType="end"/>
            </w:r>
          </w:hyperlink>
        </w:p>
        <w:p w14:paraId="2F952F22" w14:textId="3BED3BAC" w:rsidR="006D7209" w:rsidRDefault="006D7209">
          <w:pPr>
            <w:pStyle w:val="TOC2"/>
            <w:tabs>
              <w:tab w:val="right" w:leader="dot" w:pos="9628"/>
            </w:tabs>
            <w:rPr>
              <w:noProof/>
              <w:kern w:val="2"/>
              <w:sz w:val="24"/>
              <w:szCs w:val="24"/>
              <w:lang w:eastAsia="en-AU"/>
              <w14:ligatures w14:val="standardContextual"/>
            </w:rPr>
          </w:pPr>
          <w:hyperlink w:anchor="_Toc228570250" w:history="1">
            <w:r w:rsidRPr="009970F4">
              <w:rPr>
                <w:rStyle w:val="Hyperlink"/>
                <w:noProof/>
              </w:rPr>
              <w:t>2.1. User Research</w:t>
            </w:r>
            <w:r>
              <w:rPr>
                <w:noProof/>
                <w:webHidden/>
              </w:rPr>
              <w:tab/>
            </w:r>
            <w:r>
              <w:rPr>
                <w:noProof/>
                <w:webHidden/>
              </w:rPr>
              <w:fldChar w:fldCharType="begin"/>
            </w:r>
            <w:r>
              <w:rPr>
                <w:noProof/>
                <w:webHidden/>
              </w:rPr>
              <w:instrText xml:space="preserve"> PAGEREF _Toc228570250 \h </w:instrText>
            </w:r>
            <w:r>
              <w:rPr>
                <w:noProof/>
                <w:webHidden/>
              </w:rPr>
            </w:r>
            <w:r>
              <w:rPr>
                <w:noProof/>
                <w:webHidden/>
              </w:rPr>
              <w:fldChar w:fldCharType="separate"/>
            </w:r>
            <w:r w:rsidR="005C6039">
              <w:rPr>
                <w:noProof/>
                <w:webHidden/>
              </w:rPr>
              <w:t>3</w:t>
            </w:r>
            <w:r>
              <w:rPr>
                <w:noProof/>
                <w:webHidden/>
              </w:rPr>
              <w:fldChar w:fldCharType="end"/>
            </w:r>
          </w:hyperlink>
        </w:p>
        <w:p w14:paraId="093DFB27" w14:textId="6BCA9F48" w:rsidR="006D7209" w:rsidRDefault="006D7209">
          <w:pPr>
            <w:pStyle w:val="TOC2"/>
            <w:tabs>
              <w:tab w:val="right" w:leader="dot" w:pos="9628"/>
            </w:tabs>
            <w:rPr>
              <w:noProof/>
              <w:kern w:val="2"/>
              <w:sz w:val="24"/>
              <w:szCs w:val="24"/>
              <w:lang w:eastAsia="en-AU"/>
              <w14:ligatures w14:val="standardContextual"/>
            </w:rPr>
          </w:pPr>
          <w:hyperlink w:anchor="_Toc228570251" w:history="1">
            <w:r w:rsidRPr="009970F4">
              <w:rPr>
                <w:rStyle w:val="Hyperlink"/>
                <w:noProof/>
              </w:rPr>
              <w:t>2.2. Persona 1: The Residential Leader</w:t>
            </w:r>
            <w:r>
              <w:rPr>
                <w:noProof/>
                <w:webHidden/>
              </w:rPr>
              <w:tab/>
            </w:r>
            <w:r>
              <w:rPr>
                <w:noProof/>
                <w:webHidden/>
              </w:rPr>
              <w:fldChar w:fldCharType="begin"/>
            </w:r>
            <w:r>
              <w:rPr>
                <w:noProof/>
                <w:webHidden/>
              </w:rPr>
              <w:instrText xml:space="preserve"> PAGEREF _Toc228570251 \h </w:instrText>
            </w:r>
            <w:r>
              <w:rPr>
                <w:noProof/>
                <w:webHidden/>
              </w:rPr>
            </w:r>
            <w:r>
              <w:rPr>
                <w:noProof/>
                <w:webHidden/>
              </w:rPr>
              <w:fldChar w:fldCharType="separate"/>
            </w:r>
            <w:r w:rsidR="005C6039">
              <w:rPr>
                <w:noProof/>
                <w:webHidden/>
              </w:rPr>
              <w:t>3</w:t>
            </w:r>
            <w:r>
              <w:rPr>
                <w:noProof/>
                <w:webHidden/>
              </w:rPr>
              <w:fldChar w:fldCharType="end"/>
            </w:r>
          </w:hyperlink>
        </w:p>
        <w:p w14:paraId="29D8CBCE" w14:textId="515DC066" w:rsidR="006D7209" w:rsidRDefault="006D7209">
          <w:pPr>
            <w:pStyle w:val="TOC2"/>
            <w:tabs>
              <w:tab w:val="right" w:leader="dot" w:pos="9628"/>
            </w:tabs>
            <w:rPr>
              <w:noProof/>
              <w:kern w:val="2"/>
              <w:sz w:val="24"/>
              <w:szCs w:val="24"/>
              <w:lang w:eastAsia="en-AU"/>
              <w14:ligatures w14:val="standardContextual"/>
            </w:rPr>
          </w:pPr>
          <w:hyperlink w:anchor="_Toc228570252" w:history="1">
            <w:r w:rsidRPr="009970F4">
              <w:rPr>
                <w:rStyle w:val="Hyperlink"/>
                <w:noProof/>
              </w:rPr>
              <w:t>2.3. Persona 2: The First-Year Resident</w:t>
            </w:r>
            <w:r>
              <w:rPr>
                <w:noProof/>
                <w:webHidden/>
              </w:rPr>
              <w:tab/>
            </w:r>
            <w:r>
              <w:rPr>
                <w:noProof/>
                <w:webHidden/>
              </w:rPr>
              <w:fldChar w:fldCharType="begin"/>
            </w:r>
            <w:r>
              <w:rPr>
                <w:noProof/>
                <w:webHidden/>
              </w:rPr>
              <w:instrText xml:space="preserve"> PAGEREF _Toc228570252 \h </w:instrText>
            </w:r>
            <w:r>
              <w:rPr>
                <w:noProof/>
                <w:webHidden/>
              </w:rPr>
            </w:r>
            <w:r>
              <w:rPr>
                <w:noProof/>
                <w:webHidden/>
              </w:rPr>
              <w:fldChar w:fldCharType="separate"/>
            </w:r>
            <w:r w:rsidR="005C6039">
              <w:rPr>
                <w:noProof/>
                <w:webHidden/>
              </w:rPr>
              <w:t>5</w:t>
            </w:r>
            <w:r>
              <w:rPr>
                <w:noProof/>
                <w:webHidden/>
              </w:rPr>
              <w:fldChar w:fldCharType="end"/>
            </w:r>
          </w:hyperlink>
        </w:p>
        <w:p w14:paraId="7D0F5FFF" w14:textId="7A4822F0" w:rsidR="006D7209" w:rsidRDefault="006D7209">
          <w:pPr>
            <w:pStyle w:val="TOC1"/>
            <w:tabs>
              <w:tab w:val="right" w:leader="dot" w:pos="9628"/>
            </w:tabs>
            <w:rPr>
              <w:noProof/>
              <w:kern w:val="2"/>
              <w:sz w:val="24"/>
              <w:szCs w:val="24"/>
              <w:lang w:eastAsia="en-AU"/>
              <w14:ligatures w14:val="standardContextual"/>
            </w:rPr>
          </w:pPr>
          <w:hyperlink w:anchor="_Toc228570253" w:history="1">
            <w:r w:rsidRPr="009970F4">
              <w:rPr>
                <w:rStyle w:val="Hyperlink"/>
                <w:noProof/>
              </w:rPr>
              <w:t>Section 3: Scenario Design and Hierarchical Task Analysis</w:t>
            </w:r>
            <w:r>
              <w:rPr>
                <w:noProof/>
                <w:webHidden/>
              </w:rPr>
              <w:tab/>
            </w:r>
            <w:r>
              <w:rPr>
                <w:noProof/>
                <w:webHidden/>
              </w:rPr>
              <w:fldChar w:fldCharType="begin"/>
            </w:r>
            <w:r>
              <w:rPr>
                <w:noProof/>
                <w:webHidden/>
              </w:rPr>
              <w:instrText xml:space="preserve"> PAGEREF _Toc228570253 \h </w:instrText>
            </w:r>
            <w:r>
              <w:rPr>
                <w:noProof/>
                <w:webHidden/>
              </w:rPr>
            </w:r>
            <w:r>
              <w:rPr>
                <w:noProof/>
                <w:webHidden/>
              </w:rPr>
              <w:fldChar w:fldCharType="separate"/>
            </w:r>
            <w:r w:rsidR="005C6039">
              <w:rPr>
                <w:noProof/>
                <w:webHidden/>
              </w:rPr>
              <w:t>6</w:t>
            </w:r>
            <w:r>
              <w:rPr>
                <w:noProof/>
                <w:webHidden/>
              </w:rPr>
              <w:fldChar w:fldCharType="end"/>
            </w:r>
          </w:hyperlink>
        </w:p>
        <w:p w14:paraId="51E2A263" w14:textId="6282D8B1" w:rsidR="006D7209" w:rsidRDefault="006D7209">
          <w:pPr>
            <w:pStyle w:val="TOC2"/>
            <w:tabs>
              <w:tab w:val="right" w:leader="dot" w:pos="9628"/>
            </w:tabs>
            <w:rPr>
              <w:noProof/>
              <w:kern w:val="2"/>
              <w:sz w:val="24"/>
              <w:szCs w:val="24"/>
              <w:lang w:eastAsia="en-AU"/>
              <w14:ligatures w14:val="standardContextual"/>
            </w:rPr>
          </w:pPr>
          <w:hyperlink w:anchor="_Toc228570254" w:history="1">
            <w:r w:rsidRPr="009970F4">
              <w:rPr>
                <w:rStyle w:val="Hyperlink"/>
                <w:noProof/>
              </w:rPr>
              <w:t>3.1. Scenario 1: Filling a Duty Report After Rounds (Reece)</w:t>
            </w:r>
            <w:r>
              <w:rPr>
                <w:noProof/>
                <w:webHidden/>
              </w:rPr>
              <w:tab/>
            </w:r>
            <w:r>
              <w:rPr>
                <w:noProof/>
                <w:webHidden/>
              </w:rPr>
              <w:fldChar w:fldCharType="begin"/>
            </w:r>
            <w:r>
              <w:rPr>
                <w:noProof/>
                <w:webHidden/>
              </w:rPr>
              <w:instrText xml:space="preserve"> PAGEREF _Toc228570254 \h </w:instrText>
            </w:r>
            <w:r>
              <w:rPr>
                <w:noProof/>
                <w:webHidden/>
              </w:rPr>
            </w:r>
            <w:r>
              <w:rPr>
                <w:noProof/>
                <w:webHidden/>
              </w:rPr>
              <w:fldChar w:fldCharType="separate"/>
            </w:r>
            <w:r w:rsidR="005C6039">
              <w:rPr>
                <w:noProof/>
                <w:webHidden/>
              </w:rPr>
              <w:t>6</w:t>
            </w:r>
            <w:r>
              <w:rPr>
                <w:noProof/>
                <w:webHidden/>
              </w:rPr>
              <w:fldChar w:fldCharType="end"/>
            </w:r>
          </w:hyperlink>
        </w:p>
        <w:p w14:paraId="7E7C8767" w14:textId="6C9CBA2F" w:rsidR="006D7209" w:rsidRDefault="006D7209">
          <w:pPr>
            <w:pStyle w:val="TOC2"/>
            <w:tabs>
              <w:tab w:val="right" w:leader="dot" w:pos="9628"/>
            </w:tabs>
            <w:rPr>
              <w:noProof/>
              <w:kern w:val="2"/>
              <w:sz w:val="24"/>
              <w:szCs w:val="24"/>
              <w:lang w:eastAsia="en-AU"/>
              <w14:ligatures w14:val="standardContextual"/>
            </w:rPr>
          </w:pPr>
          <w:hyperlink w:anchor="_Toc228570255" w:history="1">
            <w:r w:rsidRPr="009970F4">
              <w:rPr>
                <w:rStyle w:val="Hyperlink"/>
                <w:noProof/>
              </w:rPr>
              <w:t>3.2. Scenario 2: Creating and Promoting a College Event (Reece)</w:t>
            </w:r>
            <w:r>
              <w:rPr>
                <w:noProof/>
                <w:webHidden/>
              </w:rPr>
              <w:tab/>
            </w:r>
            <w:r>
              <w:rPr>
                <w:noProof/>
                <w:webHidden/>
              </w:rPr>
              <w:fldChar w:fldCharType="begin"/>
            </w:r>
            <w:r>
              <w:rPr>
                <w:noProof/>
                <w:webHidden/>
              </w:rPr>
              <w:instrText xml:space="preserve"> PAGEREF _Toc228570255 \h </w:instrText>
            </w:r>
            <w:r>
              <w:rPr>
                <w:noProof/>
                <w:webHidden/>
              </w:rPr>
            </w:r>
            <w:r>
              <w:rPr>
                <w:noProof/>
                <w:webHidden/>
              </w:rPr>
              <w:fldChar w:fldCharType="separate"/>
            </w:r>
            <w:r w:rsidR="005C6039">
              <w:rPr>
                <w:noProof/>
                <w:webHidden/>
              </w:rPr>
              <w:t>7</w:t>
            </w:r>
            <w:r>
              <w:rPr>
                <w:noProof/>
                <w:webHidden/>
              </w:rPr>
              <w:fldChar w:fldCharType="end"/>
            </w:r>
          </w:hyperlink>
        </w:p>
        <w:p w14:paraId="0A6379A6" w14:textId="2CDA648B" w:rsidR="006D7209" w:rsidRDefault="006D7209">
          <w:pPr>
            <w:pStyle w:val="TOC2"/>
            <w:tabs>
              <w:tab w:val="right" w:leader="dot" w:pos="9628"/>
            </w:tabs>
            <w:rPr>
              <w:noProof/>
              <w:kern w:val="2"/>
              <w:sz w:val="24"/>
              <w:szCs w:val="24"/>
              <w:lang w:eastAsia="en-AU"/>
              <w14:ligatures w14:val="standardContextual"/>
            </w:rPr>
          </w:pPr>
          <w:hyperlink w:anchor="_Toc228570256" w:history="1">
            <w:r w:rsidRPr="009970F4">
              <w:rPr>
                <w:rStyle w:val="Hyperlink"/>
                <w:noProof/>
              </w:rPr>
              <w:t>3.3 Scenario 3: Discovering an Event and Reporting a Maintenance Issue (Kuni)</w:t>
            </w:r>
            <w:r>
              <w:rPr>
                <w:noProof/>
                <w:webHidden/>
              </w:rPr>
              <w:tab/>
            </w:r>
            <w:r>
              <w:rPr>
                <w:noProof/>
                <w:webHidden/>
              </w:rPr>
              <w:fldChar w:fldCharType="begin"/>
            </w:r>
            <w:r>
              <w:rPr>
                <w:noProof/>
                <w:webHidden/>
              </w:rPr>
              <w:instrText xml:space="preserve"> PAGEREF _Toc228570256 \h </w:instrText>
            </w:r>
            <w:r>
              <w:rPr>
                <w:noProof/>
                <w:webHidden/>
              </w:rPr>
            </w:r>
            <w:r>
              <w:rPr>
                <w:noProof/>
                <w:webHidden/>
              </w:rPr>
              <w:fldChar w:fldCharType="separate"/>
            </w:r>
            <w:r w:rsidR="005C6039">
              <w:rPr>
                <w:noProof/>
                <w:webHidden/>
              </w:rPr>
              <w:t>8</w:t>
            </w:r>
            <w:r>
              <w:rPr>
                <w:noProof/>
                <w:webHidden/>
              </w:rPr>
              <w:fldChar w:fldCharType="end"/>
            </w:r>
          </w:hyperlink>
        </w:p>
        <w:p w14:paraId="253E9944" w14:textId="05AD0C76" w:rsidR="006D7209" w:rsidRDefault="006D7209">
          <w:pPr>
            <w:pStyle w:val="TOC1"/>
            <w:tabs>
              <w:tab w:val="right" w:leader="dot" w:pos="9628"/>
            </w:tabs>
            <w:rPr>
              <w:noProof/>
              <w:kern w:val="2"/>
              <w:sz w:val="24"/>
              <w:szCs w:val="24"/>
              <w:lang w:eastAsia="en-AU"/>
              <w14:ligatures w14:val="standardContextual"/>
            </w:rPr>
          </w:pPr>
          <w:hyperlink w:anchor="_Toc228570257" w:history="1">
            <w:r w:rsidRPr="009970F4">
              <w:rPr>
                <w:rStyle w:val="Hyperlink"/>
                <w:noProof/>
              </w:rPr>
              <w:t>Section 4: Paper Wireframes</w:t>
            </w:r>
            <w:r>
              <w:rPr>
                <w:noProof/>
                <w:webHidden/>
              </w:rPr>
              <w:tab/>
            </w:r>
            <w:r>
              <w:rPr>
                <w:noProof/>
                <w:webHidden/>
              </w:rPr>
              <w:fldChar w:fldCharType="begin"/>
            </w:r>
            <w:r>
              <w:rPr>
                <w:noProof/>
                <w:webHidden/>
              </w:rPr>
              <w:instrText xml:space="preserve"> PAGEREF _Toc228570257 \h </w:instrText>
            </w:r>
            <w:r>
              <w:rPr>
                <w:noProof/>
                <w:webHidden/>
              </w:rPr>
            </w:r>
            <w:r>
              <w:rPr>
                <w:noProof/>
                <w:webHidden/>
              </w:rPr>
              <w:fldChar w:fldCharType="separate"/>
            </w:r>
            <w:r w:rsidR="005C6039">
              <w:rPr>
                <w:noProof/>
                <w:webHidden/>
              </w:rPr>
              <w:t>9</w:t>
            </w:r>
            <w:r>
              <w:rPr>
                <w:noProof/>
                <w:webHidden/>
              </w:rPr>
              <w:fldChar w:fldCharType="end"/>
            </w:r>
          </w:hyperlink>
        </w:p>
        <w:p w14:paraId="6D8A95E0" w14:textId="221C6B22" w:rsidR="006D7209" w:rsidRDefault="006D7209">
          <w:pPr>
            <w:pStyle w:val="TOC2"/>
            <w:tabs>
              <w:tab w:val="right" w:leader="dot" w:pos="9628"/>
            </w:tabs>
            <w:rPr>
              <w:noProof/>
              <w:kern w:val="2"/>
              <w:sz w:val="24"/>
              <w:szCs w:val="24"/>
              <w:lang w:eastAsia="en-AU"/>
              <w14:ligatures w14:val="standardContextual"/>
            </w:rPr>
          </w:pPr>
          <w:hyperlink w:anchor="_Toc228570258" w:history="1">
            <w:r w:rsidRPr="009970F4">
              <w:rPr>
                <w:rStyle w:val="Hyperlink"/>
                <w:noProof/>
              </w:rPr>
              <w:t>Wireframe 1: Duty Report Submission Screen (Scenario 1: Reece)</w:t>
            </w:r>
            <w:r>
              <w:rPr>
                <w:noProof/>
                <w:webHidden/>
              </w:rPr>
              <w:tab/>
            </w:r>
            <w:r>
              <w:rPr>
                <w:noProof/>
                <w:webHidden/>
              </w:rPr>
              <w:fldChar w:fldCharType="begin"/>
            </w:r>
            <w:r>
              <w:rPr>
                <w:noProof/>
                <w:webHidden/>
              </w:rPr>
              <w:instrText xml:space="preserve"> PAGEREF _Toc228570258 \h </w:instrText>
            </w:r>
            <w:r>
              <w:rPr>
                <w:noProof/>
                <w:webHidden/>
              </w:rPr>
            </w:r>
            <w:r>
              <w:rPr>
                <w:noProof/>
                <w:webHidden/>
              </w:rPr>
              <w:fldChar w:fldCharType="separate"/>
            </w:r>
            <w:r w:rsidR="005C6039">
              <w:rPr>
                <w:noProof/>
                <w:webHidden/>
              </w:rPr>
              <w:t>9</w:t>
            </w:r>
            <w:r>
              <w:rPr>
                <w:noProof/>
                <w:webHidden/>
              </w:rPr>
              <w:fldChar w:fldCharType="end"/>
            </w:r>
          </w:hyperlink>
        </w:p>
        <w:p w14:paraId="78A499D9" w14:textId="32303DD8" w:rsidR="006D7209" w:rsidRDefault="006D7209">
          <w:pPr>
            <w:pStyle w:val="TOC2"/>
            <w:tabs>
              <w:tab w:val="right" w:leader="dot" w:pos="9628"/>
            </w:tabs>
            <w:rPr>
              <w:noProof/>
              <w:kern w:val="2"/>
              <w:sz w:val="24"/>
              <w:szCs w:val="24"/>
              <w:lang w:eastAsia="en-AU"/>
              <w14:ligatures w14:val="standardContextual"/>
            </w:rPr>
          </w:pPr>
          <w:hyperlink w:anchor="_Toc228570259" w:history="1">
            <w:r w:rsidRPr="009970F4">
              <w:rPr>
                <w:rStyle w:val="Hyperlink"/>
                <w:noProof/>
              </w:rPr>
              <w:t>Wireframe 2: Event Creation and Kanban Status Screen (Scenario 2: Reece)</w:t>
            </w:r>
            <w:r>
              <w:rPr>
                <w:noProof/>
                <w:webHidden/>
              </w:rPr>
              <w:tab/>
            </w:r>
            <w:r>
              <w:rPr>
                <w:noProof/>
                <w:webHidden/>
              </w:rPr>
              <w:fldChar w:fldCharType="begin"/>
            </w:r>
            <w:r>
              <w:rPr>
                <w:noProof/>
                <w:webHidden/>
              </w:rPr>
              <w:instrText xml:space="preserve"> PAGEREF _Toc228570259 \h </w:instrText>
            </w:r>
            <w:r>
              <w:rPr>
                <w:noProof/>
                <w:webHidden/>
              </w:rPr>
            </w:r>
            <w:r>
              <w:rPr>
                <w:noProof/>
                <w:webHidden/>
              </w:rPr>
              <w:fldChar w:fldCharType="separate"/>
            </w:r>
            <w:r w:rsidR="005C6039">
              <w:rPr>
                <w:noProof/>
                <w:webHidden/>
              </w:rPr>
              <w:t>10</w:t>
            </w:r>
            <w:r>
              <w:rPr>
                <w:noProof/>
                <w:webHidden/>
              </w:rPr>
              <w:fldChar w:fldCharType="end"/>
            </w:r>
          </w:hyperlink>
        </w:p>
        <w:p w14:paraId="5DAF1430" w14:textId="3962BE00" w:rsidR="006D7209" w:rsidRDefault="006D7209">
          <w:pPr>
            <w:pStyle w:val="TOC2"/>
            <w:tabs>
              <w:tab w:val="right" w:leader="dot" w:pos="9628"/>
            </w:tabs>
            <w:rPr>
              <w:noProof/>
              <w:kern w:val="2"/>
              <w:sz w:val="24"/>
              <w:szCs w:val="24"/>
              <w:lang w:eastAsia="en-AU"/>
              <w14:ligatures w14:val="standardContextual"/>
            </w:rPr>
          </w:pPr>
          <w:hyperlink w:anchor="_Toc228570260" w:history="1">
            <w:r w:rsidRPr="009970F4">
              <w:rPr>
                <w:rStyle w:val="Hyperlink"/>
                <w:noProof/>
              </w:rPr>
              <w:t>Wireframe 3: Resident Feed + Issue Report Screen (Scenario 3: Kunihiro)</w:t>
            </w:r>
            <w:r>
              <w:rPr>
                <w:noProof/>
                <w:webHidden/>
              </w:rPr>
              <w:tab/>
            </w:r>
            <w:r>
              <w:rPr>
                <w:noProof/>
                <w:webHidden/>
              </w:rPr>
              <w:fldChar w:fldCharType="begin"/>
            </w:r>
            <w:r>
              <w:rPr>
                <w:noProof/>
                <w:webHidden/>
              </w:rPr>
              <w:instrText xml:space="preserve"> PAGEREF _Toc228570260 \h </w:instrText>
            </w:r>
            <w:r>
              <w:rPr>
                <w:noProof/>
                <w:webHidden/>
              </w:rPr>
            </w:r>
            <w:r>
              <w:rPr>
                <w:noProof/>
                <w:webHidden/>
              </w:rPr>
              <w:fldChar w:fldCharType="separate"/>
            </w:r>
            <w:r w:rsidR="005C6039">
              <w:rPr>
                <w:noProof/>
                <w:webHidden/>
              </w:rPr>
              <w:t>10</w:t>
            </w:r>
            <w:r>
              <w:rPr>
                <w:noProof/>
                <w:webHidden/>
              </w:rPr>
              <w:fldChar w:fldCharType="end"/>
            </w:r>
          </w:hyperlink>
        </w:p>
        <w:p w14:paraId="20A6671B" w14:textId="0D179593" w:rsidR="006D7209" w:rsidRDefault="006D7209">
          <w:pPr>
            <w:pStyle w:val="TOC2"/>
            <w:tabs>
              <w:tab w:val="right" w:leader="dot" w:pos="9628"/>
            </w:tabs>
            <w:rPr>
              <w:noProof/>
              <w:kern w:val="2"/>
              <w:sz w:val="24"/>
              <w:szCs w:val="24"/>
              <w:lang w:eastAsia="en-AU"/>
              <w14:ligatures w14:val="standardContextual"/>
            </w:rPr>
          </w:pPr>
          <w:hyperlink w:anchor="_Toc228570261" w:history="1">
            <w:r w:rsidRPr="009970F4">
              <w:rPr>
                <w:rStyle w:val="Hyperlink"/>
                <w:noProof/>
              </w:rPr>
              <w:t>Section 5: Digital Wireframes</w:t>
            </w:r>
            <w:r>
              <w:rPr>
                <w:noProof/>
                <w:webHidden/>
              </w:rPr>
              <w:tab/>
            </w:r>
            <w:r>
              <w:rPr>
                <w:noProof/>
                <w:webHidden/>
              </w:rPr>
              <w:fldChar w:fldCharType="begin"/>
            </w:r>
            <w:r>
              <w:rPr>
                <w:noProof/>
                <w:webHidden/>
              </w:rPr>
              <w:instrText xml:space="preserve"> PAGEREF _Toc228570261 \h </w:instrText>
            </w:r>
            <w:r>
              <w:rPr>
                <w:noProof/>
                <w:webHidden/>
              </w:rPr>
            </w:r>
            <w:r>
              <w:rPr>
                <w:noProof/>
                <w:webHidden/>
              </w:rPr>
              <w:fldChar w:fldCharType="separate"/>
            </w:r>
            <w:r w:rsidR="005C6039">
              <w:rPr>
                <w:noProof/>
                <w:webHidden/>
              </w:rPr>
              <w:t>11</w:t>
            </w:r>
            <w:r>
              <w:rPr>
                <w:noProof/>
                <w:webHidden/>
              </w:rPr>
              <w:fldChar w:fldCharType="end"/>
            </w:r>
          </w:hyperlink>
        </w:p>
        <w:p w14:paraId="2ACE3F57" w14:textId="7B9C4502" w:rsidR="006D7209" w:rsidRDefault="006D7209">
          <w:pPr>
            <w:pStyle w:val="TOC2"/>
            <w:tabs>
              <w:tab w:val="right" w:leader="dot" w:pos="9628"/>
            </w:tabs>
            <w:rPr>
              <w:noProof/>
              <w:kern w:val="2"/>
              <w:sz w:val="24"/>
              <w:szCs w:val="24"/>
              <w:lang w:eastAsia="en-AU"/>
              <w14:ligatures w14:val="standardContextual"/>
            </w:rPr>
          </w:pPr>
          <w:hyperlink w:anchor="_Toc228570262" w:history="1">
            <w:r w:rsidRPr="009970F4">
              <w:rPr>
                <w:rStyle w:val="Hyperlink"/>
                <w:noProof/>
              </w:rPr>
              <w:t>Interface Screenshot</w:t>
            </w:r>
            <w:r>
              <w:rPr>
                <w:noProof/>
                <w:webHidden/>
              </w:rPr>
              <w:tab/>
            </w:r>
            <w:r>
              <w:rPr>
                <w:noProof/>
                <w:webHidden/>
              </w:rPr>
              <w:fldChar w:fldCharType="begin"/>
            </w:r>
            <w:r>
              <w:rPr>
                <w:noProof/>
                <w:webHidden/>
              </w:rPr>
              <w:instrText xml:space="preserve"> PAGEREF _Toc228570262 \h </w:instrText>
            </w:r>
            <w:r>
              <w:rPr>
                <w:noProof/>
                <w:webHidden/>
              </w:rPr>
            </w:r>
            <w:r>
              <w:rPr>
                <w:noProof/>
                <w:webHidden/>
              </w:rPr>
              <w:fldChar w:fldCharType="separate"/>
            </w:r>
            <w:r w:rsidR="005C6039">
              <w:rPr>
                <w:noProof/>
                <w:webHidden/>
              </w:rPr>
              <w:t>11</w:t>
            </w:r>
            <w:r>
              <w:rPr>
                <w:noProof/>
                <w:webHidden/>
              </w:rPr>
              <w:fldChar w:fldCharType="end"/>
            </w:r>
          </w:hyperlink>
        </w:p>
        <w:p w14:paraId="4560BFDA" w14:textId="4F384D7C" w:rsidR="006D7209" w:rsidRDefault="006D7209">
          <w:pPr>
            <w:pStyle w:val="TOC1"/>
            <w:tabs>
              <w:tab w:val="right" w:leader="dot" w:pos="9628"/>
            </w:tabs>
            <w:rPr>
              <w:noProof/>
              <w:kern w:val="2"/>
              <w:sz w:val="24"/>
              <w:szCs w:val="24"/>
              <w:lang w:eastAsia="en-AU"/>
              <w14:ligatures w14:val="standardContextual"/>
            </w:rPr>
          </w:pPr>
          <w:hyperlink w:anchor="_Toc228570263" w:history="1">
            <w:r w:rsidRPr="009970F4">
              <w:rPr>
                <w:rStyle w:val="Hyperlink"/>
                <w:noProof/>
              </w:rPr>
              <w:t>References</w:t>
            </w:r>
            <w:r>
              <w:rPr>
                <w:noProof/>
                <w:webHidden/>
              </w:rPr>
              <w:tab/>
            </w:r>
            <w:r>
              <w:rPr>
                <w:noProof/>
                <w:webHidden/>
              </w:rPr>
              <w:fldChar w:fldCharType="begin"/>
            </w:r>
            <w:r>
              <w:rPr>
                <w:noProof/>
                <w:webHidden/>
              </w:rPr>
              <w:instrText xml:space="preserve"> PAGEREF _Toc228570263 \h </w:instrText>
            </w:r>
            <w:r>
              <w:rPr>
                <w:noProof/>
                <w:webHidden/>
              </w:rPr>
            </w:r>
            <w:r>
              <w:rPr>
                <w:noProof/>
                <w:webHidden/>
              </w:rPr>
              <w:fldChar w:fldCharType="separate"/>
            </w:r>
            <w:r w:rsidR="005C6039">
              <w:rPr>
                <w:noProof/>
                <w:webHidden/>
              </w:rPr>
              <w:t>12</w:t>
            </w:r>
            <w:r>
              <w:rPr>
                <w:noProof/>
                <w:webHidden/>
              </w:rPr>
              <w:fldChar w:fldCharType="end"/>
            </w:r>
          </w:hyperlink>
        </w:p>
        <w:p w14:paraId="7D1B7299" w14:textId="2BACE078" w:rsidR="00516E4A" w:rsidRDefault="00516E4A">
          <w:r>
            <w:rPr>
              <w:b/>
              <w:bCs/>
              <w:noProof/>
            </w:rPr>
            <w:fldChar w:fldCharType="end"/>
          </w:r>
        </w:p>
      </w:sdtContent>
    </w:sdt>
    <w:p w14:paraId="25D83416" w14:textId="77777777" w:rsidR="00E116A4" w:rsidRDefault="00516E4A" w:rsidP="00E116A4">
      <w:pPr>
        <w:pStyle w:val="Heading1"/>
      </w:pPr>
      <w:r>
        <w:br w:type="page"/>
      </w:r>
      <w:bookmarkStart w:id="0" w:name="_Toc228570245"/>
      <w:r w:rsidR="00E116A4">
        <w:lastRenderedPageBreak/>
        <w:t>Section 1: Introduction and Motivation</w:t>
      </w:r>
      <w:bookmarkEnd w:id="0"/>
    </w:p>
    <w:p w14:paraId="61533D93" w14:textId="77777777" w:rsidR="00E116A4" w:rsidRDefault="00E116A4" w:rsidP="00D83F92">
      <w:pPr>
        <w:pStyle w:val="Heading30"/>
      </w:pPr>
      <w:bookmarkStart w:id="1" w:name="_Toc228570246"/>
      <w:r>
        <w:t>ResConnect: A Unified Communication Platform for University Residential Leaders</w:t>
      </w:r>
      <w:bookmarkEnd w:id="1"/>
    </w:p>
    <w:p w14:paraId="0F340B88" w14:textId="5D2B46B2" w:rsidR="00E116A4" w:rsidRDefault="00E116A4" w:rsidP="00D83F92">
      <w:pPr>
        <w:jc w:val="both"/>
      </w:pPr>
      <w:r>
        <w:t xml:space="preserve">Residential leaders (RLs) at university colleges are responsible for pastoral care, after-hours reception duties, duty rounds, event coordination, and shift handovers across an entire residential precinct. Despite the complexity of this role, RLs currently rely on a scattered collection of consumer apps and manual processes to get the job done. At a regional campus like CQUniversity Rockhampton, a single RL shift might involve Facebook Messenger for coordinating handovers, the Safety and Cultures app for filing duty reports, Instagram and printed posters for event promotion, Google Drive for sharing risk assessments, Gmail for formal communication, and a physical duty phone that gets passed hand-to-hand between shifts. There is no single system that ties any of this together </w:t>
      </w:r>
      <w:r w:rsidR="005C7F8A" w:rsidRPr="005C7F8A">
        <w:t>(Mark, Gudith &amp; Klocke 2008)</w:t>
      </w:r>
      <w:r>
        <w:t>.</w:t>
      </w:r>
    </w:p>
    <w:p w14:paraId="2E6F545C" w14:textId="77777777" w:rsidR="00E116A4" w:rsidRDefault="00E116A4" w:rsidP="00D83F92">
      <w:pPr>
        <w:pStyle w:val="Heading30"/>
        <w:jc w:val="both"/>
      </w:pPr>
      <w:bookmarkStart w:id="2" w:name="_Toc228570247"/>
      <w:r>
        <w:t>The Problem</w:t>
      </w:r>
      <w:bookmarkEnd w:id="2"/>
    </w:p>
    <w:p w14:paraId="3DB4755A" w14:textId="31896F89" w:rsidR="00D83F92" w:rsidRDefault="00E116A4" w:rsidP="00D83F92">
      <w:pPr>
        <w:jc w:val="both"/>
      </w:pPr>
      <w:r>
        <w:t>This fragmentation creates real, recurring failures. The Safety and Cultures app regularly fails to send duty reports to the RLT mailing list, forcing RLs to resubmit the same report multiple times and hope it eventually goes through. Event promotion requires creating content across Facebook, Instagram, printed posters, and house group chats separately, with no way to confirm who has actually seen the information. Shift handovers on weekends depend on RLs texting each other on Messenger to arrange a physical meetup at someone’s room or the dining hall, and if schedules don’t line up, the handover simply doesn’t happen properly. There is no searchable record of past duty reports, handover notes, or event outcomes. If something happened two weeks ago, the only way to find out is scrolling through a group chat (</w:t>
      </w:r>
      <w:r w:rsidR="005C7F8A" w:rsidRPr="005C7F8A">
        <w:t>Nardi, Whittaker &amp; Bradner 2000</w:t>
      </w:r>
      <w:r w:rsidR="00D83F92">
        <w:t>).</w:t>
      </w:r>
    </w:p>
    <w:p w14:paraId="4DC97B8D" w14:textId="7CA0AC7E" w:rsidR="00D83F92" w:rsidRDefault="00D83F92" w:rsidP="00D83F92">
      <w:pPr>
        <w:jc w:val="both"/>
      </w:pPr>
      <w:r>
        <w:t>For residents, this situation is just as broken from the other side. International students who weren’t added to the right group chats during the move-in miss event announcements entirely. Printed posters in common areas advertise events that have already passed. Residents who want to report a minor issue like a noise complaint or a broken fixture don’t have a low-friction way to do it without messaging their RL directly on Facebook or raise a maintenance request on CQU Starrrez portal, which feels like an overreaction for small concerns.</w:t>
      </w:r>
    </w:p>
    <w:p w14:paraId="664F9EB6" w14:textId="77777777" w:rsidR="00D83F92" w:rsidRDefault="00D83F92" w:rsidP="00D83F92">
      <w:pPr>
        <w:pStyle w:val="Heading30"/>
        <w:jc w:val="both"/>
      </w:pPr>
      <w:bookmarkStart w:id="3" w:name="_Toc228570248"/>
      <w:r>
        <w:t>The Proposed Solution</w:t>
      </w:r>
      <w:bookmarkEnd w:id="3"/>
    </w:p>
    <w:p w14:paraId="4C9A91B4" w14:textId="7AC3C72D" w:rsidR="00D83F92" w:rsidRDefault="00D83F92" w:rsidP="00D83F92">
      <w:pPr>
        <w:jc w:val="both"/>
      </w:pPr>
      <w:r>
        <w:t>ResConnect is a purpose-built web app designed to replace this patchwork with a single platform built around how RLs actually work. Its core features include a structured duty report system with send confirmation, a digital shift handover log that records what happened and who read it, an event dashboard with built-in RSVP tracking and promotion tools, and a resident-facing feed where announcements, events, and welfare check-in options all live in one place. The goal is not to add another app to the pile but to replace the pile entirely (</w:t>
      </w:r>
      <w:r w:rsidR="005C7F8A" w:rsidRPr="005C7F8A">
        <w:t>Grudin 1994</w:t>
      </w:r>
      <w:r>
        <w:t>).</w:t>
      </w:r>
    </w:p>
    <w:p w14:paraId="291FD284" w14:textId="39D2AF7C" w:rsidR="00E116A4" w:rsidRDefault="00D83F92" w:rsidP="00D83F92">
      <w:pPr>
        <w:jc w:val="both"/>
        <w:rPr>
          <w:rFonts w:eastAsiaTheme="majorEastAsia"/>
        </w:rPr>
      </w:pPr>
      <w:r>
        <w:t>From an entrepreneurial perspective, no dedicated product currently exists for this specific use case in the Australian university residential market. The closest alternatives are generic workplace tools like Slack or Microsoft Teams, which require significant setup and aren’t designed for the pastoral care and community engagement workflows that define residential life.</w:t>
      </w:r>
      <w:ins w:id="4" w:author="Maneerat Rumsamrong" w:date="2026-05-13T19:58:00Z" w16du:dateUtc="2026-05-13T09:58:00Z">
        <w:r w:rsidR="002A5258">
          <w:br/>
        </w:r>
        <w:commentRangeStart w:id="5"/>
        <w:r w:rsidR="002A5258">
          <w:t>x</w:t>
        </w:r>
      </w:ins>
      <w:commentRangeEnd w:id="5"/>
      <w:r w:rsidR="00BB3AE6">
        <w:rPr>
          <w:rStyle w:val="CommentReference"/>
          <w:sz w:val="22"/>
          <w:szCs w:val="22"/>
        </w:rPr>
        <w:commentReference w:id="5"/>
      </w:r>
      <w:r w:rsidR="00E116A4">
        <w:br w:type="page"/>
      </w:r>
    </w:p>
    <w:p w14:paraId="23B44C47" w14:textId="761F4826" w:rsidR="00516E4A" w:rsidRDefault="00E116A4" w:rsidP="00E116A4">
      <w:pPr>
        <w:pStyle w:val="Heading1"/>
      </w:pPr>
      <w:bookmarkStart w:id="6" w:name="_Toc228570249"/>
      <w:r>
        <w:lastRenderedPageBreak/>
        <w:t>Section 2: User Research and Personas</w:t>
      </w:r>
      <w:bookmarkEnd w:id="6"/>
    </w:p>
    <w:p w14:paraId="06B41746" w14:textId="6951825B" w:rsidR="00E116A4" w:rsidRDefault="00E116A4" w:rsidP="00E116A4">
      <w:pPr>
        <w:pStyle w:val="Heading2"/>
      </w:pPr>
      <w:bookmarkStart w:id="7" w:name="_Toc228570250"/>
      <w:r>
        <w:t>2.1. User Research</w:t>
      </w:r>
      <w:bookmarkEnd w:id="7"/>
    </w:p>
    <w:p w14:paraId="0B5D93DA" w14:textId="2E0F3CCA" w:rsidR="00C46049" w:rsidRDefault="00C46049" w:rsidP="00E116A4">
      <w:pPr>
        <w:jc w:val="both"/>
      </w:pPr>
      <w:r>
        <w:t>University residential colleges in regional Australia house a diverse mix of domestic and international students across multiple year levels. At a campus like CQUniversity Rockhampton, the residential precinct consists of several separate buildings (referred to as “houses”), each holding around 40 residents with shared corridors, communal bathrooms, common areas, and self-catered options. The demographic breakdown skews first-year heavy (roughly 40%), with a notable international cohort (around 30%) and a smaller group of returning senior residents. By second or third year, many residents move off campus due to rising rent costs and established social circles, meaning population refreshes significantly each intake (</w:t>
      </w:r>
      <w:r w:rsidR="005C7F8A" w:rsidRPr="005C7F8A">
        <w:t>Wode 2018</w:t>
      </w:r>
      <w:r>
        <w:t>).</w:t>
      </w:r>
    </w:p>
    <w:p w14:paraId="28C586CF" w14:textId="3CD183D3" w:rsidR="00F40D14" w:rsidRDefault="00F40D14" w:rsidP="00F40D14">
      <w:pPr>
        <w:jc w:val="both"/>
      </w:pPr>
      <w:r>
        <w:t>Two distinct user groups shape how ResConnect needs to function. Residential Leaders are students who have voluntarily taken on a pastoral care and coordination role on top of full-time study. They’re motivated by a mix of leadership identity, community connection, and financial incentives like rent bursaries. Their daily workflow is shaped by reactive, interrupt-driven tasks that jumps between digital and physical channels with no connecting thread. First-year residents, particularly international students, sit on the other end. They’re navigating a major life transition while managing study, work, and social adjustment simultaneously. Their engagement with college life depends almost entirely on whether information reaches them passively. If they have to go looking for it, they probably won’t (Krause &amp; Coates 2008).</w:t>
      </w:r>
      <w:r w:rsidR="00C46049">
        <w:t xml:space="preserve"> </w:t>
      </w:r>
    </w:p>
    <w:p w14:paraId="7E1FFF79" w14:textId="53CF7CA3" w:rsidR="00F40D14" w:rsidRDefault="00F40D14" w:rsidP="002D2154">
      <w:pPr>
        <w:pStyle w:val="Heading30"/>
        <w:spacing w:line="360" w:lineRule="auto"/>
      </w:pPr>
      <w:bookmarkStart w:id="8" w:name="_Toc228570251"/>
      <w:r>
        <w:t>2.2. Persona 1: The Residential Leader</w:t>
      </w:r>
      <w:bookmarkEnd w:id="8"/>
    </w:p>
    <w:tbl>
      <w:tblPr>
        <w:tblStyle w:val="TableGrid"/>
        <w:tblpPr w:leftFromText="180" w:rightFromText="180" w:vertAnchor="text" w:tblpXSpec="center" w:tblpY="1"/>
        <w:tblOverlap w:val="never"/>
        <w:tblW w:w="9776" w:type="dxa"/>
        <w:tblCellSpacing w:w="11" w:type="dxa"/>
        <w:tblBorders>
          <w:top w:val="single" w:sz="4" w:space="0" w:color="073763" w:themeColor="accent1" w:themeShade="80"/>
          <w:left w:val="single" w:sz="4" w:space="0" w:color="073763" w:themeColor="accent1" w:themeShade="80"/>
          <w:bottom w:val="single" w:sz="4" w:space="0" w:color="073763" w:themeColor="accent1" w:themeShade="80"/>
          <w:right w:val="single" w:sz="4" w:space="0" w:color="073763" w:themeColor="accent1" w:themeShade="80"/>
          <w:insideH w:val="single" w:sz="4" w:space="0" w:color="073763" w:themeColor="accent1" w:themeShade="80"/>
          <w:insideV w:val="single" w:sz="4" w:space="0" w:color="073763" w:themeColor="accent1" w:themeShade="80"/>
        </w:tblBorders>
        <w:tblCellMar>
          <w:top w:w="57" w:type="dxa"/>
          <w:bottom w:w="57" w:type="dxa"/>
        </w:tblCellMar>
        <w:tblLook w:val="04A0" w:firstRow="1" w:lastRow="0" w:firstColumn="1" w:lastColumn="0" w:noHBand="0" w:noVBand="1"/>
      </w:tblPr>
      <w:tblGrid>
        <w:gridCol w:w="1555"/>
        <w:gridCol w:w="8221"/>
      </w:tblGrid>
      <w:tr w:rsidR="00F40D14" w:rsidRPr="00C221B7" w14:paraId="0E1E4428" w14:textId="77777777" w:rsidTr="002D2154">
        <w:trPr>
          <w:tblCellSpacing w:w="11" w:type="dxa"/>
        </w:trPr>
        <w:tc>
          <w:tcPr>
            <w:tcW w:w="9732" w:type="dxa"/>
            <w:gridSpan w:val="2"/>
            <w:shd w:val="clear" w:color="auto" w:fill="AEBBF0"/>
            <w:vAlign w:val="center"/>
          </w:tcPr>
          <w:p w14:paraId="38361707" w14:textId="33B905DD" w:rsidR="00F40D14" w:rsidRPr="00C221B7" w:rsidRDefault="00F40D14" w:rsidP="00F40D14">
            <w:pPr>
              <w:jc w:val="center"/>
              <w:rPr>
                <w:b/>
                <w:bCs/>
              </w:rPr>
            </w:pPr>
            <w:r>
              <w:rPr>
                <w:b/>
                <w:bCs/>
              </w:rPr>
              <w:t>Persona 1</w:t>
            </w:r>
          </w:p>
        </w:tc>
      </w:tr>
      <w:tr w:rsidR="00F40D14" w:rsidRPr="005318E2" w14:paraId="35A6AA04" w14:textId="77777777" w:rsidTr="002D2154">
        <w:trPr>
          <w:trHeight w:val="189"/>
          <w:tblCellSpacing w:w="11" w:type="dxa"/>
        </w:trPr>
        <w:tc>
          <w:tcPr>
            <w:tcW w:w="1522" w:type="dxa"/>
            <w:vAlign w:val="center"/>
          </w:tcPr>
          <w:p w14:paraId="3A29797D" w14:textId="77777777" w:rsidR="00F40D14" w:rsidRPr="00574AD5" w:rsidRDefault="00F40D14" w:rsidP="00F40D14">
            <w:pPr>
              <w:spacing w:line="276" w:lineRule="auto"/>
              <w:jc w:val="center"/>
              <w:rPr>
                <w:b/>
                <w:bCs/>
                <w:sz w:val="20"/>
                <w:szCs w:val="20"/>
              </w:rPr>
            </w:pPr>
            <w:r w:rsidRPr="00574AD5">
              <w:rPr>
                <w:b/>
                <w:bCs/>
                <w:sz w:val="20"/>
                <w:szCs w:val="20"/>
              </w:rPr>
              <w:t>Name</w:t>
            </w:r>
          </w:p>
        </w:tc>
        <w:tc>
          <w:tcPr>
            <w:tcW w:w="8188" w:type="dxa"/>
            <w:vAlign w:val="center"/>
          </w:tcPr>
          <w:p w14:paraId="64268AC6" w14:textId="548218AD" w:rsidR="00F40D14" w:rsidRPr="005318E2" w:rsidRDefault="00F40D14" w:rsidP="00F40D14">
            <w:pPr>
              <w:spacing w:line="276" w:lineRule="auto"/>
              <w:rPr>
                <w:sz w:val="20"/>
                <w:szCs w:val="20"/>
              </w:rPr>
            </w:pPr>
            <w:r>
              <w:rPr>
                <w:sz w:val="20"/>
                <w:szCs w:val="20"/>
              </w:rPr>
              <w:t>Reece Williams</w:t>
            </w:r>
          </w:p>
        </w:tc>
      </w:tr>
      <w:tr w:rsidR="00F40D14" w:rsidRPr="005318E2" w14:paraId="7BD0D087" w14:textId="77777777" w:rsidTr="002D2154">
        <w:trPr>
          <w:tblCellSpacing w:w="11" w:type="dxa"/>
        </w:trPr>
        <w:tc>
          <w:tcPr>
            <w:tcW w:w="1522" w:type="dxa"/>
            <w:vAlign w:val="center"/>
          </w:tcPr>
          <w:p w14:paraId="55D53E5C" w14:textId="77777777" w:rsidR="00F40D14" w:rsidRPr="00574AD5" w:rsidRDefault="00F40D14" w:rsidP="00F40D14">
            <w:pPr>
              <w:spacing w:line="276" w:lineRule="auto"/>
              <w:jc w:val="center"/>
              <w:rPr>
                <w:b/>
                <w:bCs/>
                <w:sz w:val="20"/>
                <w:szCs w:val="20"/>
              </w:rPr>
            </w:pPr>
            <w:r w:rsidRPr="00574AD5">
              <w:rPr>
                <w:b/>
                <w:bCs/>
                <w:sz w:val="20"/>
                <w:szCs w:val="20"/>
              </w:rPr>
              <w:t>Age</w:t>
            </w:r>
          </w:p>
        </w:tc>
        <w:tc>
          <w:tcPr>
            <w:tcW w:w="8188" w:type="dxa"/>
            <w:vAlign w:val="center"/>
          </w:tcPr>
          <w:p w14:paraId="70C62044" w14:textId="6415997E" w:rsidR="00F40D14" w:rsidRPr="005318E2" w:rsidRDefault="00F40D14" w:rsidP="00F40D14">
            <w:pPr>
              <w:spacing w:line="276" w:lineRule="auto"/>
              <w:rPr>
                <w:sz w:val="20"/>
                <w:szCs w:val="20"/>
              </w:rPr>
            </w:pPr>
            <w:r>
              <w:rPr>
                <w:sz w:val="20"/>
                <w:szCs w:val="20"/>
              </w:rPr>
              <w:t>21</w:t>
            </w:r>
          </w:p>
        </w:tc>
      </w:tr>
      <w:tr w:rsidR="00F40D14" w:rsidRPr="005318E2" w14:paraId="3FC0B2C5" w14:textId="77777777" w:rsidTr="002D2154">
        <w:trPr>
          <w:tblCellSpacing w:w="11" w:type="dxa"/>
        </w:trPr>
        <w:tc>
          <w:tcPr>
            <w:tcW w:w="1522" w:type="dxa"/>
            <w:vAlign w:val="center"/>
          </w:tcPr>
          <w:p w14:paraId="14DCC6C1" w14:textId="0D68E1AB" w:rsidR="00F40D14" w:rsidRPr="00574AD5" w:rsidRDefault="00F40D14" w:rsidP="00F40D14">
            <w:pPr>
              <w:spacing w:line="276" w:lineRule="auto"/>
              <w:jc w:val="center"/>
              <w:rPr>
                <w:b/>
                <w:bCs/>
                <w:sz w:val="20"/>
                <w:szCs w:val="20"/>
              </w:rPr>
            </w:pPr>
            <w:r w:rsidRPr="00574AD5">
              <w:rPr>
                <w:b/>
                <w:bCs/>
                <w:sz w:val="20"/>
                <w:szCs w:val="20"/>
              </w:rPr>
              <w:t>Role</w:t>
            </w:r>
          </w:p>
        </w:tc>
        <w:tc>
          <w:tcPr>
            <w:tcW w:w="8188" w:type="dxa"/>
            <w:vAlign w:val="center"/>
          </w:tcPr>
          <w:p w14:paraId="74C18964" w14:textId="3ACF7BBA" w:rsidR="00F40D14" w:rsidRDefault="00F40D14" w:rsidP="00F40D14">
            <w:pPr>
              <w:spacing w:line="276" w:lineRule="auto"/>
              <w:rPr>
                <w:sz w:val="20"/>
                <w:szCs w:val="20"/>
              </w:rPr>
            </w:pPr>
            <w:r>
              <w:rPr>
                <w:sz w:val="20"/>
                <w:szCs w:val="20"/>
              </w:rPr>
              <w:t>Residential Leader at a regional university college, managing a 46-person house</w:t>
            </w:r>
          </w:p>
        </w:tc>
      </w:tr>
      <w:tr w:rsidR="00F40D14" w:rsidRPr="005318E2" w14:paraId="620E5F17" w14:textId="77777777" w:rsidTr="002D2154">
        <w:trPr>
          <w:tblCellSpacing w:w="11" w:type="dxa"/>
        </w:trPr>
        <w:tc>
          <w:tcPr>
            <w:tcW w:w="1522" w:type="dxa"/>
            <w:vAlign w:val="center"/>
          </w:tcPr>
          <w:p w14:paraId="5E9709B4" w14:textId="3DB4EE2E" w:rsidR="00F40D14" w:rsidRPr="00574AD5" w:rsidRDefault="00F40D14" w:rsidP="00F40D14">
            <w:pPr>
              <w:spacing w:line="276" w:lineRule="auto"/>
              <w:jc w:val="center"/>
              <w:rPr>
                <w:b/>
                <w:bCs/>
                <w:sz w:val="20"/>
                <w:szCs w:val="20"/>
              </w:rPr>
            </w:pPr>
            <w:r w:rsidRPr="00574AD5">
              <w:rPr>
                <w:b/>
                <w:bCs/>
                <w:sz w:val="20"/>
                <w:szCs w:val="20"/>
              </w:rPr>
              <w:t>Study</w:t>
            </w:r>
          </w:p>
        </w:tc>
        <w:tc>
          <w:tcPr>
            <w:tcW w:w="8188" w:type="dxa"/>
            <w:vAlign w:val="center"/>
          </w:tcPr>
          <w:p w14:paraId="635C2BEF" w14:textId="206189DA" w:rsidR="00F40D14" w:rsidRDefault="00F40D14" w:rsidP="00F40D14">
            <w:pPr>
              <w:spacing w:line="276" w:lineRule="auto"/>
              <w:rPr>
                <w:sz w:val="20"/>
                <w:szCs w:val="20"/>
              </w:rPr>
            </w:pPr>
            <w:r>
              <w:rPr>
                <w:sz w:val="20"/>
                <w:szCs w:val="20"/>
              </w:rPr>
              <w:t>3</w:t>
            </w:r>
            <w:r w:rsidRPr="00F40D14">
              <w:rPr>
                <w:sz w:val="20"/>
                <w:szCs w:val="20"/>
                <w:vertAlign w:val="superscript"/>
              </w:rPr>
              <w:t>rd</w:t>
            </w:r>
            <w:r>
              <w:rPr>
                <w:sz w:val="20"/>
                <w:szCs w:val="20"/>
              </w:rPr>
              <w:t xml:space="preserve"> year Bachelor of IT, full-time, 4 units this term</w:t>
            </w:r>
          </w:p>
        </w:tc>
      </w:tr>
      <w:tr w:rsidR="00F40D14" w:rsidRPr="005318E2" w14:paraId="486115E9" w14:textId="77777777" w:rsidTr="002D2154">
        <w:trPr>
          <w:tblCellSpacing w:w="11" w:type="dxa"/>
        </w:trPr>
        <w:tc>
          <w:tcPr>
            <w:tcW w:w="1522" w:type="dxa"/>
            <w:vAlign w:val="center"/>
          </w:tcPr>
          <w:p w14:paraId="5C62EB71" w14:textId="43C01F59" w:rsidR="00F40D14" w:rsidRPr="00574AD5" w:rsidRDefault="00F40D14" w:rsidP="00F40D14">
            <w:pPr>
              <w:spacing w:line="276" w:lineRule="auto"/>
              <w:jc w:val="center"/>
              <w:rPr>
                <w:b/>
                <w:bCs/>
                <w:sz w:val="20"/>
                <w:szCs w:val="20"/>
              </w:rPr>
            </w:pPr>
            <w:r w:rsidRPr="00574AD5">
              <w:rPr>
                <w:b/>
                <w:bCs/>
                <w:sz w:val="20"/>
                <w:szCs w:val="20"/>
              </w:rPr>
              <w:t>RL Tenure</w:t>
            </w:r>
          </w:p>
        </w:tc>
        <w:tc>
          <w:tcPr>
            <w:tcW w:w="8188" w:type="dxa"/>
            <w:vAlign w:val="center"/>
          </w:tcPr>
          <w:p w14:paraId="59EF3214" w14:textId="1FACD2CD" w:rsidR="00F40D14" w:rsidRDefault="00F40D14" w:rsidP="00F40D14">
            <w:pPr>
              <w:spacing w:line="276" w:lineRule="auto"/>
              <w:rPr>
                <w:sz w:val="20"/>
                <w:szCs w:val="20"/>
              </w:rPr>
            </w:pPr>
            <w:r>
              <w:rPr>
                <w:sz w:val="20"/>
                <w:szCs w:val="20"/>
              </w:rPr>
              <w:t>18 months</w:t>
            </w:r>
          </w:p>
        </w:tc>
      </w:tr>
      <w:tr w:rsidR="00F40D14" w:rsidRPr="005318E2" w14:paraId="0BA23EDB" w14:textId="77777777" w:rsidTr="002D2154">
        <w:trPr>
          <w:tblCellSpacing w:w="11" w:type="dxa"/>
        </w:trPr>
        <w:tc>
          <w:tcPr>
            <w:tcW w:w="1522" w:type="dxa"/>
            <w:vAlign w:val="center"/>
          </w:tcPr>
          <w:p w14:paraId="62204F95" w14:textId="5FD3BF15" w:rsidR="00F40D14" w:rsidRPr="00574AD5" w:rsidRDefault="00F40D14" w:rsidP="00F40D14">
            <w:pPr>
              <w:spacing w:line="276" w:lineRule="auto"/>
              <w:jc w:val="center"/>
              <w:rPr>
                <w:b/>
                <w:bCs/>
                <w:sz w:val="20"/>
                <w:szCs w:val="20"/>
              </w:rPr>
            </w:pPr>
            <w:r w:rsidRPr="00574AD5">
              <w:rPr>
                <w:b/>
                <w:bCs/>
                <w:sz w:val="20"/>
                <w:szCs w:val="20"/>
              </w:rPr>
              <w:t xml:space="preserve">Tech Use </w:t>
            </w:r>
          </w:p>
        </w:tc>
        <w:tc>
          <w:tcPr>
            <w:tcW w:w="8188" w:type="dxa"/>
            <w:vAlign w:val="center"/>
          </w:tcPr>
          <w:p w14:paraId="0C9A0443" w14:textId="67FF7323" w:rsidR="00F40D14" w:rsidRDefault="00F40D14" w:rsidP="00F40D14">
            <w:pPr>
              <w:spacing w:line="276" w:lineRule="auto"/>
              <w:rPr>
                <w:sz w:val="20"/>
                <w:szCs w:val="20"/>
              </w:rPr>
            </w:pPr>
            <w:r>
              <w:rPr>
                <w:sz w:val="20"/>
                <w:szCs w:val="20"/>
              </w:rPr>
              <w:t>Facebook Messenger, Instagram, Gmail, Google Drive, Safety and Cultures app, StarRez portal</w:t>
            </w:r>
          </w:p>
        </w:tc>
      </w:tr>
    </w:tbl>
    <w:p w14:paraId="3FA24D77" w14:textId="59AE456D" w:rsidR="00F40D14" w:rsidRPr="00F40D14" w:rsidRDefault="00F40D14" w:rsidP="00F40D14">
      <w:pPr>
        <w:spacing w:before="240"/>
        <w:rPr>
          <w:b/>
          <w:bCs/>
        </w:rPr>
      </w:pPr>
      <w:r w:rsidRPr="00F40D14">
        <w:rPr>
          <w:b/>
          <w:bCs/>
        </w:rPr>
        <w:t>Background</w:t>
      </w:r>
    </w:p>
    <w:p w14:paraId="7B0701A7" w14:textId="77777777" w:rsidR="00F40D14" w:rsidRDefault="00F40D14" w:rsidP="004412A8">
      <w:pPr>
        <w:jc w:val="both"/>
      </w:pPr>
      <w:r>
        <w:t>Reece took the RL role because he’s been drawn to leadership his whole life and genuinely likes helping people settle into college. The rent bursary helps too. After 18 months, the job itself isn’t what frustrates him. He knows how to run duty rounds, how to sit down with a resident who’s struggling, how to pitch an event at the Monday 6.30pm RL meeting and carry it through the execution. What drains him is the cognitive overhead of keeping everything organized across tools that were never designed for this job.</w:t>
      </w:r>
    </w:p>
    <w:p w14:paraId="48487B07" w14:textId="27A5D9EF" w:rsidR="004412A8" w:rsidRDefault="004412A8" w:rsidP="004412A8">
      <w:pPr>
        <w:jc w:val="both"/>
      </w:pPr>
      <w:r>
        <w:t xml:space="preserve">On a given shift, Reece might handle a pastoral care conversation with a homesick first-year, file a duty report, coordinate a physical handoff of the duty phone, respond to a maintenance request, and promote an upcoming event. Each of those tasks lives in a different app, and none of them carry state across to the next shift. He’s essentially </w:t>
      </w:r>
      <w:r>
        <w:lastRenderedPageBreak/>
        <w:t>rebuilding context from scratch every time he picks up the duty phone, because the previous RL’s shift only exists as chat thread or a report that may or may not have landed. The mental load of tracking what happened, what’s pending, and what needs follow-up sits entirely in his head (Wickens 2008).</w:t>
      </w:r>
    </w:p>
    <w:p w14:paraId="5D38A4DD" w14:textId="77777777" w:rsidR="004412A8" w:rsidRDefault="004412A8" w:rsidP="004412A8">
      <w:pPr>
        <w:jc w:val="both"/>
      </w:pPr>
      <w:r>
        <w:t xml:space="preserve">The event planning cycle is where this hits hardest. Reece proposes and event, gets approval from the Residential Life Coordinator, writes a risk assessment, designs a flyer, and posts it across multiple platforms, prints physical copies for notice boards shares it to house group chats, and then does verbal reminders at dinner for a week straight. All of that coordination happens manually, and there’s no way to see at a glance whether the event is on track or how many people are actually coming. </w:t>
      </w:r>
    </w:p>
    <w:p w14:paraId="14C2ACA9" w14:textId="77777777" w:rsidR="004412A8" w:rsidRDefault="004412A8" w:rsidP="004412A8">
      <w:pPr>
        <w:jc w:val="both"/>
        <w:rPr>
          <w:b/>
          <w:bCs/>
        </w:rPr>
      </w:pPr>
      <w:r>
        <w:rPr>
          <w:b/>
          <w:bCs/>
        </w:rPr>
        <w:t>Goals</w:t>
      </w:r>
    </w:p>
    <w:p w14:paraId="272E6A89" w14:textId="77777777" w:rsidR="004412A8" w:rsidRDefault="004412A8" w:rsidP="004412A8">
      <w:pPr>
        <w:pStyle w:val="ListParagraph"/>
        <w:numPr>
          <w:ilvl w:val="0"/>
          <w:numId w:val="26"/>
        </w:numPr>
        <w:jc w:val="both"/>
      </w:pPr>
      <w:r>
        <w:t>Have one place where duty rosters, reports, meeting minutes, and event status all live together.</w:t>
      </w:r>
    </w:p>
    <w:p w14:paraId="55919A49" w14:textId="77777777" w:rsidR="004412A8" w:rsidRDefault="004412A8" w:rsidP="004412A8">
      <w:pPr>
        <w:pStyle w:val="ListParagraph"/>
        <w:numPr>
          <w:ilvl w:val="0"/>
          <w:numId w:val="26"/>
        </w:numPr>
        <w:jc w:val="both"/>
      </w:pPr>
      <w:r>
        <w:t>Reduce the cognitive load of context-switching between platforms during a single shift.</w:t>
      </w:r>
    </w:p>
    <w:p w14:paraId="0B8FED74" w14:textId="77777777" w:rsidR="004412A8" w:rsidRDefault="004412A8" w:rsidP="004412A8">
      <w:pPr>
        <w:pStyle w:val="ListParagraph"/>
        <w:numPr>
          <w:ilvl w:val="0"/>
          <w:numId w:val="26"/>
        </w:numPr>
        <w:jc w:val="both"/>
      </w:pPr>
      <w:r>
        <w:t>Make a shift handovers structured and recorded so nothing gets lost between RLs.</w:t>
      </w:r>
    </w:p>
    <w:p w14:paraId="54C3804F" w14:textId="04BE0870" w:rsidR="004412A8" w:rsidRPr="004412A8" w:rsidRDefault="004412A8" w:rsidP="004412A8">
      <w:pPr>
        <w:pStyle w:val="ListParagraph"/>
        <w:numPr>
          <w:ilvl w:val="0"/>
          <w:numId w:val="26"/>
        </w:numPr>
        <w:jc w:val="both"/>
      </w:pPr>
      <w:r>
        <w:t>Cut the event promotion workflow down to a single creation point instead of five separate channels.</w:t>
      </w:r>
    </w:p>
    <w:tbl>
      <w:tblPr>
        <w:tblStyle w:val="TableGrid"/>
        <w:tblpPr w:leftFromText="180" w:rightFromText="180" w:vertAnchor="text" w:tblpXSpec="center" w:tblpY="1"/>
        <w:tblOverlap w:val="never"/>
        <w:tblW w:w="9917" w:type="dxa"/>
        <w:tblCellSpacing w:w="11" w:type="dxa"/>
        <w:tblBorders>
          <w:top w:val="single" w:sz="4" w:space="0" w:color="073763" w:themeColor="accent1" w:themeShade="80"/>
          <w:left w:val="single" w:sz="4" w:space="0" w:color="073763" w:themeColor="accent1" w:themeShade="80"/>
          <w:bottom w:val="single" w:sz="4" w:space="0" w:color="073763" w:themeColor="accent1" w:themeShade="80"/>
          <w:right w:val="single" w:sz="4" w:space="0" w:color="073763" w:themeColor="accent1" w:themeShade="80"/>
          <w:insideH w:val="single" w:sz="4" w:space="0" w:color="073763" w:themeColor="accent1" w:themeShade="80"/>
          <w:insideV w:val="single" w:sz="4" w:space="0" w:color="073763" w:themeColor="accent1" w:themeShade="80"/>
        </w:tblBorders>
        <w:tblCellMar>
          <w:top w:w="57" w:type="dxa"/>
          <w:bottom w:w="57" w:type="dxa"/>
        </w:tblCellMar>
        <w:tblLook w:val="04A0" w:firstRow="1" w:lastRow="0" w:firstColumn="1" w:lastColumn="0" w:noHBand="0" w:noVBand="1"/>
      </w:tblPr>
      <w:tblGrid>
        <w:gridCol w:w="2122"/>
        <w:gridCol w:w="3891"/>
        <w:gridCol w:w="3904"/>
      </w:tblGrid>
      <w:tr w:rsidR="004412A8" w:rsidRPr="00C221B7" w14:paraId="2D77A9C7" w14:textId="77777777" w:rsidTr="002D2154">
        <w:trPr>
          <w:trHeight w:val="397"/>
          <w:tblCellSpacing w:w="11" w:type="dxa"/>
        </w:trPr>
        <w:tc>
          <w:tcPr>
            <w:tcW w:w="9873" w:type="dxa"/>
            <w:gridSpan w:val="3"/>
            <w:shd w:val="clear" w:color="auto" w:fill="AEBBF0"/>
            <w:vAlign w:val="center"/>
          </w:tcPr>
          <w:p w14:paraId="053A6D16" w14:textId="79FDE80E" w:rsidR="004412A8" w:rsidRPr="00C221B7" w:rsidRDefault="004412A8" w:rsidP="002D2154">
            <w:pPr>
              <w:jc w:val="center"/>
              <w:rPr>
                <w:b/>
                <w:bCs/>
              </w:rPr>
            </w:pPr>
            <w:r>
              <w:rPr>
                <w:b/>
                <w:bCs/>
              </w:rPr>
              <w:t>HCI Challenges</w:t>
            </w:r>
          </w:p>
        </w:tc>
      </w:tr>
      <w:tr w:rsidR="004412A8" w:rsidRPr="005318E2" w14:paraId="6D6554C8" w14:textId="77777777" w:rsidTr="002D2154">
        <w:trPr>
          <w:trHeight w:val="397"/>
          <w:tblCellSpacing w:w="11" w:type="dxa"/>
        </w:trPr>
        <w:tc>
          <w:tcPr>
            <w:tcW w:w="2089" w:type="dxa"/>
            <w:vAlign w:val="center"/>
          </w:tcPr>
          <w:p w14:paraId="2CEC1152" w14:textId="71F6414A" w:rsidR="004412A8" w:rsidRPr="004412A8" w:rsidRDefault="004412A8" w:rsidP="002D2154">
            <w:pPr>
              <w:spacing w:line="276" w:lineRule="auto"/>
              <w:jc w:val="center"/>
              <w:rPr>
                <w:b/>
                <w:bCs/>
                <w:sz w:val="20"/>
                <w:szCs w:val="20"/>
              </w:rPr>
            </w:pPr>
            <w:r w:rsidRPr="004412A8">
              <w:rPr>
                <w:b/>
                <w:bCs/>
                <w:sz w:val="20"/>
                <w:szCs w:val="20"/>
              </w:rPr>
              <w:t>Challenge</w:t>
            </w:r>
          </w:p>
        </w:tc>
        <w:tc>
          <w:tcPr>
            <w:tcW w:w="3869" w:type="dxa"/>
            <w:vAlign w:val="center"/>
          </w:tcPr>
          <w:p w14:paraId="62B90764" w14:textId="26E9B150" w:rsidR="004412A8" w:rsidRPr="004412A8" w:rsidRDefault="004412A8" w:rsidP="002D2154">
            <w:pPr>
              <w:spacing w:line="276" w:lineRule="auto"/>
              <w:jc w:val="center"/>
              <w:rPr>
                <w:b/>
                <w:bCs/>
                <w:sz w:val="20"/>
                <w:szCs w:val="20"/>
              </w:rPr>
            </w:pPr>
            <w:r w:rsidRPr="004412A8">
              <w:rPr>
                <w:b/>
                <w:bCs/>
                <w:sz w:val="20"/>
                <w:szCs w:val="20"/>
              </w:rPr>
              <w:t>Impact on Reece</w:t>
            </w:r>
          </w:p>
        </w:tc>
        <w:tc>
          <w:tcPr>
            <w:tcW w:w="3871" w:type="dxa"/>
            <w:vAlign w:val="center"/>
          </w:tcPr>
          <w:p w14:paraId="6F5D67D5" w14:textId="172CBBFB" w:rsidR="004412A8" w:rsidRPr="004412A8" w:rsidRDefault="004412A8" w:rsidP="002D2154">
            <w:pPr>
              <w:spacing w:line="276" w:lineRule="auto"/>
              <w:jc w:val="center"/>
              <w:rPr>
                <w:b/>
                <w:bCs/>
                <w:sz w:val="20"/>
                <w:szCs w:val="20"/>
              </w:rPr>
            </w:pPr>
            <w:r w:rsidRPr="004412A8">
              <w:rPr>
                <w:b/>
                <w:bCs/>
                <w:sz w:val="20"/>
                <w:szCs w:val="20"/>
              </w:rPr>
              <w:t>What the design needs to do</w:t>
            </w:r>
          </w:p>
        </w:tc>
      </w:tr>
      <w:tr w:rsidR="004412A8" w:rsidRPr="005318E2" w14:paraId="1CBD1968" w14:textId="77777777" w:rsidTr="002D2154">
        <w:trPr>
          <w:trHeight w:val="397"/>
          <w:tblCellSpacing w:w="11" w:type="dxa"/>
        </w:trPr>
        <w:tc>
          <w:tcPr>
            <w:tcW w:w="2089" w:type="dxa"/>
            <w:vAlign w:val="center"/>
          </w:tcPr>
          <w:p w14:paraId="6A5F2DAB" w14:textId="50E876D0" w:rsidR="004412A8" w:rsidRPr="00574AD5" w:rsidRDefault="004412A8" w:rsidP="004412A8">
            <w:pPr>
              <w:spacing w:line="276" w:lineRule="auto"/>
              <w:jc w:val="center"/>
              <w:rPr>
                <w:b/>
                <w:bCs/>
                <w:sz w:val="20"/>
                <w:szCs w:val="20"/>
              </w:rPr>
            </w:pPr>
            <w:r w:rsidRPr="00574AD5">
              <w:rPr>
                <w:b/>
                <w:bCs/>
                <w:sz w:val="20"/>
                <w:szCs w:val="20"/>
              </w:rPr>
              <w:t>Cognitive overload</w:t>
            </w:r>
          </w:p>
        </w:tc>
        <w:tc>
          <w:tcPr>
            <w:tcW w:w="3869" w:type="dxa"/>
            <w:vAlign w:val="center"/>
          </w:tcPr>
          <w:p w14:paraId="637266FA" w14:textId="68144515" w:rsidR="004412A8" w:rsidRPr="005318E2" w:rsidRDefault="002D2154" w:rsidP="004412A8">
            <w:pPr>
              <w:spacing w:line="276" w:lineRule="auto"/>
              <w:jc w:val="center"/>
              <w:rPr>
                <w:sz w:val="20"/>
                <w:szCs w:val="20"/>
              </w:rPr>
            </w:pPr>
            <w:r>
              <w:rPr>
                <w:sz w:val="20"/>
                <w:szCs w:val="20"/>
              </w:rPr>
              <w:t>Rebuilds</w:t>
            </w:r>
            <w:r w:rsidR="004412A8">
              <w:rPr>
                <w:sz w:val="20"/>
                <w:szCs w:val="20"/>
              </w:rPr>
              <w:t xml:space="preserve"> context from scratch every shift because nothing carries over</w:t>
            </w:r>
          </w:p>
        </w:tc>
        <w:tc>
          <w:tcPr>
            <w:tcW w:w="3871" w:type="dxa"/>
            <w:vAlign w:val="center"/>
          </w:tcPr>
          <w:p w14:paraId="36E57B6F" w14:textId="23422E5A" w:rsidR="004412A8" w:rsidRPr="005318E2" w:rsidRDefault="004412A8" w:rsidP="004412A8">
            <w:pPr>
              <w:spacing w:line="276" w:lineRule="auto"/>
              <w:jc w:val="center"/>
              <w:rPr>
                <w:sz w:val="20"/>
                <w:szCs w:val="20"/>
              </w:rPr>
            </w:pPr>
            <w:r>
              <w:rPr>
                <w:sz w:val="20"/>
                <w:szCs w:val="20"/>
              </w:rPr>
              <w:t>Persistent dashboard showing current shift status, recent reports, and pending tasks</w:t>
            </w:r>
          </w:p>
        </w:tc>
      </w:tr>
      <w:tr w:rsidR="004412A8" w:rsidRPr="005318E2" w14:paraId="2D8FA35E" w14:textId="77777777" w:rsidTr="002D2154">
        <w:trPr>
          <w:trHeight w:val="397"/>
          <w:tblCellSpacing w:w="11" w:type="dxa"/>
        </w:trPr>
        <w:tc>
          <w:tcPr>
            <w:tcW w:w="2089" w:type="dxa"/>
            <w:vAlign w:val="center"/>
          </w:tcPr>
          <w:p w14:paraId="0D3F9493" w14:textId="41B5DAA1" w:rsidR="004412A8" w:rsidRPr="00574AD5" w:rsidRDefault="004412A8" w:rsidP="004412A8">
            <w:pPr>
              <w:spacing w:line="276" w:lineRule="auto"/>
              <w:jc w:val="center"/>
              <w:rPr>
                <w:b/>
                <w:bCs/>
                <w:sz w:val="20"/>
                <w:szCs w:val="20"/>
              </w:rPr>
            </w:pPr>
            <w:r w:rsidRPr="00574AD5">
              <w:rPr>
                <w:b/>
                <w:bCs/>
                <w:sz w:val="20"/>
                <w:szCs w:val="20"/>
              </w:rPr>
              <w:t>No confirmation feedback</w:t>
            </w:r>
          </w:p>
        </w:tc>
        <w:tc>
          <w:tcPr>
            <w:tcW w:w="3869" w:type="dxa"/>
            <w:vAlign w:val="center"/>
          </w:tcPr>
          <w:p w14:paraId="1D847A95" w14:textId="79BFDFE1" w:rsidR="004412A8" w:rsidRDefault="004412A8" w:rsidP="004412A8">
            <w:pPr>
              <w:spacing w:line="276" w:lineRule="auto"/>
              <w:jc w:val="center"/>
              <w:rPr>
                <w:sz w:val="20"/>
                <w:szCs w:val="20"/>
              </w:rPr>
            </w:pPr>
            <w:r>
              <w:rPr>
                <w:sz w:val="20"/>
                <w:szCs w:val="20"/>
              </w:rPr>
              <w:t>Submits duty reports without knowing if they were received</w:t>
            </w:r>
          </w:p>
        </w:tc>
        <w:tc>
          <w:tcPr>
            <w:tcW w:w="3871" w:type="dxa"/>
            <w:vAlign w:val="center"/>
          </w:tcPr>
          <w:p w14:paraId="7E5F6AC2" w14:textId="71BF5C32" w:rsidR="004412A8" w:rsidRDefault="004412A8" w:rsidP="004412A8">
            <w:pPr>
              <w:spacing w:line="276" w:lineRule="auto"/>
              <w:jc w:val="center"/>
              <w:rPr>
                <w:sz w:val="20"/>
                <w:szCs w:val="20"/>
              </w:rPr>
            </w:pPr>
            <w:r>
              <w:rPr>
                <w:sz w:val="20"/>
                <w:szCs w:val="20"/>
              </w:rPr>
              <w:t>Visible send confirmation with retry option and local draft save</w:t>
            </w:r>
          </w:p>
        </w:tc>
      </w:tr>
      <w:tr w:rsidR="004412A8" w:rsidRPr="005318E2" w14:paraId="0E40E4C9" w14:textId="77777777" w:rsidTr="002D2154">
        <w:trPr>
          <w:trHeight w:val="397"/>
          <w:tblCellSpacing w:w="11" w:type="dxa"/>
        </w:trPr>
        <w:tc>
          <w:tcPr>
            <w:tcW w:w="2089" w:type="dxa"/>
            <w:vAlign w:val="center"/>
          </w:tcPr>
          <w:p w14:paraId="5FD6E395" w14:textId="53FEBFD1" w:rsidR="004412A8" w:rsidRPr="00574AD5" w:rsidRDefault="004412A8" w:rsidP="004412A8">
            <w:pPr>
              <w:spacing w:line="276" w:lineRule="auto"/>
              <w:jc w:val="center"/>
              <w:rPr>
                <w:b/>
                <w:bCs/>
                <w:sz w:val="20"/>
                <w:szCs w:val="20"/>
              </w:rPr>
            </w:pPr>
            <w:r w:rsidRPr="00574AD5">
              <w:rPr>
                <w:b/>
                <w:bCs/>
                <w:sz w:val="20"/>
                <w:szCs w:val="20"/>
              </w:rPr>
              <w:t>Manual event tracking</w:t>
            </w:r>
          </w:p>
        </w:tc>
        <w:tc>
          <w:tcPr>
            <w:tcW w:w="3869" w:type="dxa"/>
            <w:vAlign w:val="center"/>
          </w:tcPr>
          <w:p w14:paraId="7A7B0F9B" w14:textId="1FEBC4FF" w:rsidR="004412A8" w:rsidRDefault="004412A8" w:rsidP="004412A8">
            <w:pPr>
              <w:spacing w:line="276" w:lineRule="auto"/>
              <w:jc w:val="center"/>
              <w:rPr>
                <w:sz w:val="20"/>
                <w:szCs w:val="20"/>
              </w:rPr>
            </w:pPr>
            <w:r>
              <w:rPr>
                <w:sz w:val="20"/>
                <w:szCs w:val="20"/>
              </w:rPr>
              <w:t xml:space="preserve">Can’t see at a glance if risk assessment is approved, supplies are ordered, or </w:t>
            </w:r>
            <w:r w:rsidR="002D2154">
              <w:rPr>
                <w:sz w:val="20"/>
                <w:szCs w:val="20"/>
              </w:rPr>
              <w:t>RSVPs</w:t>
            </w:r>
            <w:r>
              <w:rPr>
                <w:sz w:val="20"/>
                <w:szCs w:val="20"/>
              </w:rPr>
              <w:t xml:space="preserve"> are in</w:t>
            </w:r>
          </w:p>
        </w:tc>
        <w:tc>
          <w:tcPr>
            <w:tcW w:w="3871" w:type="dxa"/>
            <w:vAlign w:val="center"/>
          </w:tcPr>
          <w:p w14:paraId="5E12B1EE" w14:textId="4D4A6031" w:rsidR="004412A8" w:rsidRDefault="004412A8" w:rsidP="004412A8">
            <w:pPr>
              <w:spacing w:line="276" w:lineRule="auto"/>
              <w:jc w:val="center"/>
              <w:rPr>
                <w:sz w:val="20"/>
                <w:szCs w:val="20"/>
              </w:rPr>
            </w:pPr>
            <w:r>
              <w:rPr>
                <w:sz w:val="20"/>
                <w:szCs w:val="20"/>
              </w:rPr>
              <w:t>Kanban-style event timeline showing task status and days remaining</w:t>
            </w:r>
          </w:p>
        </w:tc>
      </w:tr>
      <w:tr w:rsidR="004412A8" w:rsidRPr="005318E2" w14:paraId="38EDEED3" w14:textId="77777777" w:rsidTr="002D2154">
        <w:trPr>
          <w:trHeight w:val="397"/>
          <w:tblCellSpacing w:w="11" w:type="dxa"/>
        </w:trPr>
        <w:tc>
          <w:tcPr>
            <w:tcW w:w="2089" w:type="dxa"/>
            <w:vAlign w:val="center"/>
          </w:tcPr>
          <w:p w14:paraId="76409E5C" w14:textId="7C40E210" w:rsidR="004412A8" w:rsidRPr="00574AD5" w:rsidRDefault="004412A8" w:rsidP="004412A8">
            <w:pPr>
              <w:spacing w:line="276" w:lineRule="auto"/>
              <w:jc w:val="center"/>
              <w:rPr>
                <w:b/>
                <w:bCs/>
                <w:sz w:val="20"/>
                <w:szCs w:val="20"/>
              </w:rPr>
            </w:pPr>
            <w:r w:rsidRPr="00574AD5">
              <w:rPr>
                <w:b/>
                <w:bCs/>
                <w:sz w:val="20"/>
                <w:szCs w:val="20"/>
              </w:rPr>
              <w:t>Fragmented meeting follow-ups</w:t>
            </w:r>
          </w:p>
        </w:tc>
        <w:tc>
          <w:tcPr>
            <w:tcW w:w="3869" w:type="dxa"/>
            <w:vAlign w:val="center"/>
          </w:tcPr>
          <w:p w14:paraId="6A95A704" w14:textId="6960D0D4" w:rsidR="004412A8" w:rsidRDefault="004412A8" w:rsidP="004412A8">
            <w:pPr>
              <w:spacing w:line="276" w:lineRule="auto"/>
              <w:jc w:val="center"/>
              <w:rPr>
                <w:sz w:val="20"/>
                <w:szCs w:val="20"/>
              </w:rPr>
            </w:pPr>
            <w:r>
              <w:rPr>
                <w:sz w:val="20"/>
                <w:szCs w:val="20"/>
              </w:rPr>
              <w:t>Monday meeting decisions live in printed notes that aren’t searchable</w:t>
            </w:r>
          </w:p>
        </w:tc>
        <w:tc>
          <w:tcPr>
            <w:tcW w:w="3871" w:type="dxa"/>
            <w:vAlign w:val="center"/>
          </w:tcPr>
          <w:p w14:paraId="0A3546E8" w14:textId="0CDA9104" w:rsidR="004412A8" w:rsidRDefault="004412A8" w:rsidP="004412A8">
            <w:pPr>
              <w:spacing w:line="276" w:lineRule="auto"/>
              <w:jc w:val="center"/>
              <w:rPr>
                <w:sz w:val="20"/>
                <w:szCs w:val="20"/>
              </w:rPr>
            </w:pPr>
            <w:r>
              <w:rPr>
                <w:sz w:val="20"/>
                <w:szCs w:val="20"/>
              </w:rPr>
              <w:t>Digital minutes log linked to action items and responsible RLs</w:t>
            </w:r>
          </w:p>
        </w:tc>
      </w:tr>
      <w:tr w:rsidR="004412A8" w:rsidRPr="005318E2" w14:paraId="544A30EC" w14:textId="77777777" w:rsidTr="002D2154">
        <w:trPr>
          <w:trHeight w:val="397"/>
          <w:tblCellSpacing w:w="11" w:type="dxa"/>
        </w:trPr>
        <w:tc>
          <w:tcPr>
            <w:tcW w:w="2089" w:type="dxa"/>
            <w:vAlign w:val="center"/>
          </w:tcPr>
          <w:p w14:paraId="5CD2E1F9" w14:textId="2934D060" w:rsidR="004412A8" w:rsidRPr="00574AD5" w:rsidRDefault="004412A8" w:rsidP="004412A8">
            <w:pPr>
              <w:spacing w:line="276" w:lineRule="auto"/>
              <w:jc w:val="center"/>
              <w:rPr>
                <w:b/>
                <w:bCs/>
                <w:sz w:val="20"/>
                <w:szCs w:val="20"/>
              </w:rPr>
            </w:pPr>
            <w:r w:rsidRPr="00574AD5">
              <w:rPr>
                <w:b/>
                <w:bCs/>
                <w:sz w:val="20"/>
                <w:szCs w:val="20"/>
              </w:rPr>
              <w:t>Handover information loss</w:t>
            </w:r>
          </w:p>
        </w:tc>
        <w:tc>
          <w:tcPr>
            <w:tcW w:w="3869" w:type="dxa"/>
            <w:vAlign w:val="center"/>
          </w:tcPr>
          <w:p w14:paraId="1AEFE581" w14:textId="3EEA85F6" w:rsidR="004412A8" w:rsidRDefault="004412A8" w:rsidP="004412A8">
            <w:pPr>
              <w:spacing w:line="276" w:lineRule="auto"/>
              <w:jc w:val="center"/>
              <w:rPr>
                <w:sz w:val="20"/>
                <w:szCs w:val="20"/>
              </w:rPr>
            </w:pPr>
            <w:r>
              <w:rPr>
                <w:sz w:val="20"/>
                <w:szCs w:val="20"/>
              </w:rPr>
              <w:t xml:space="preserve">Incoming RL has no structured way to know what happened on the previous shift </w:t>
            </w:r>
          </w:p>
        </w:tc>
        <w:tc>
          <w:tcPr>
            <w:tcW w:w="3871" w:type="dxa"/>
            <w:vAlign w:val="center"/>
          </w:tcPr>
          <w:p w14:paraId="004438F8" w14:textId="6D397D4C" w:rsidR="004412A8" w:rsidRDefault="004412A8" w:rsidP="004412A8">
            <w:pPr>
              <w:spacing w:line="276" w:lineRule="auto"/>
              <w:jc w:val="center"/>
              <w:rPr>
                <w:sz w:val="20"/>
                <w:szCs w:val="20"/>
              </w:rPr>
            </w:pPr>
            <w:r>
              <w:rPr>
                <w:sz w:val="20"/>
                <w:szCs w:val="20"/>
              </w:rPr>
              <w:t>Timestamped handover log with read receipts.</w:t>
            </w:r>
          </w:p>
        </w:tc>
      </w:tr>
    </w:tbl>
    <w:p w14:paraId="725B864A" w14:textId="77777777" w:rsidR="002D2154" w:rsidRDefault="002D2154" w:rsidP="00A7796A">
      <w:pPr>
        <w:spacing w:before="240" w:after="0" w:line="480" w:lineRule="auto"/>
        <w:jc w:val="both"/>
      </w:pPr>
    </w:p>
    <w:p w14:paraId="5927AFA4" w14:textId="77777777" w:rsidR="002D2154" w:rsidRDefault="002D2154">
      <w:r>
        <w:br w:type="page"/>
      </w:r>
    </w:p>
    <w:p w14:paraId="0B36C85C" w14:textId="73A6EE4E" w:rsidR="002D2154" w:rsidRDefault="002D2154" w:rsidP="002D2154">
      <w:pPr>
        <w:pStyle w:val="Heading30"/>
        <w:spacing w:line="360" w:lineRule="auto"/>
      </w:pPr>
      <w:bookmarkStart w:id="9" w:name="_Toc228570252"/>
      <w:r>
        <w:lastRenderedPageBreak/>
        <w:t>2.</w:t>
      </w:r>
      <w:r w:rsidR="00EB1026">
        <w:t>3</w:t>
      </w:r>
      <w:r>
        <w:t xml:space="preserve">. </w:t>
      </w:r>
      <w:r w:rsidR="00EB1026">
        <w:t>Persona 2: The First-Year Resident</w:t>
      </w:r>
      <w:bookmarkEnd w:id="9"/>
    </w:p>
    <w:tbl>
      <w:tblPr>
        <w:tblStyle w:val="TableGrid"/>
        <w:tblpPr w:leftFromText="180" w:rightFromText="180" w:vertAnchor="text" w:tblpXSpec="center" w:tblpY="1"/>
        <w:tblOverlap w:val="never"/>
        <w:tblW w:w="8926" w:type="dxa"/>
        <w:tblCellSpacing w:w="11" w:type="dxa"/>
        <w:tblBorders>
          <w:top w:val="single" w:sz="4" w:space="0" w:color="073763" w:themeColor="accent1" w:themeShade="80"/>
          <w:left w:val="single" w:sz="4" w:space="0" w:color="073763" w:themeColor="accent1" w:themeShade="80"/>
          <w:bottom w:val="single" w:sz="4" w:space="0" w:color="073763" w:themeColor="accent1" w:themeShade="80"/>
          <w:right w:val="single" w:sz="4" w:space="0" w:color="073763" w:themeColor="accent1" w:themeShade="80"/>
          <w:insideH w:val="single" w:sz="4" w:space="0" w:color="073763" w:themeColor="accent1" w:themeShade="80"/>
          <w:insideV w:val="single" w:sz="4" w:space="0" w:color="073763" w:themeColor="accent1" w:themeShade="80"/>
        </w:tblBorders>
        <w:tblCellMar>
          <w:top w:w="57" w:type="dxa"/>
          <w:bottom w:w="57" w:type="dxa"/>
        </w:tblCellMar>
        <w:tblLook w:val="04A0" w:firstRow="1" w:lastRow="0" w:firstColumn="1" w:lastColumn="0" w:noHBand="0" w:noVBand="1"/>
      </w:tblPr>
      <w:tblGrid>
        <w:gridCol w:w="1844"/>
        <w:gridCol w:w="7082"/>
      </w:tblGrid>
      <w:tr w:rsidR="002D2154" w:rsidRPr="00C221B7" w14:paraId="028ADBD3" w14:textId="77777777" w:rsidTr="002D2154">
        <w:trPr>
          <w:tblCellSpacing w:w="11" w:type="dxa"/>
        </w:trPr>
        <w:tc>
          <w:tcPr>
            <w:tcW w:w="8882" w:type="dxa"/>
            <w:gridSpan w:val="2"/>
            <w:shd w:val="clear" w:color="auto" w:fill="AEBBF0"/>
            <w:vAlign w:val="center"/>
          </w:tcPr>
          <w:p w14:paraId="2A39B2BE" w14:textId="5D969C3E" w:rsidR="002D2154" w:rsidRPr="00C221B7" w:rsidRDefault="002D2154" w:rsidP="009657C8">
            <w:pPr>
              <w:jc w:val="center"/>
              <w:rPr>
                <w:b/>
                <w:bCs/>
              </w:rPr>
            </w:pPr>
            <w:r>
              <w:rPr>
                <w:b/>
                <w:bCs/>
              </w:rPr>
              <w:t>Persona 2</w:t>
            </w:r>
          </w:p>
        </w:tc>
      </w:tr>
      <w:tr w:rsidR="002D2154" w:rsidRPr="005318E2" w14:paraId="1021C181" w14:textId="77777777" w:rsidTr="002D2154">
        <w:trPr>
          <w:trHeight w:val="189"/>
          <w:tblCellSpacing w:w="11" w:type="dxa"/>
        </w:trPr>
        <w:tc>
          <w:tcPr>
            <w:tcW w:w="1811" w:type="dxa"/>
            <w:vAlign w:val="center"/>
          </w:tcPr>
          <w:p w14:paraId="241FD4FE" w14:textId="77777777" w:rsidR="002D2154" w:rsidRPr="00574AD5" w:rsidRDefault="002D2154" w:rsidP="009657C8">
            <w:pPr>
              <w:spacing w:line="276" w:lineRule="auto"/>
              <w:jc w:val="center"/>
              <w:rPr>
                <w:b/>
                <w:bCs/>
                <w:sz w:val="20"/>
                <w:szCs w:val="20"/>
              </w:rPr>
            </w:pPr>
            <w:r w:rsidRPr="00574AD5">
              <w:rPr>
                <w:b/>
                <w:bCs/>
                <w:sz w:val="20"/>
                <w:szCs w:val="20"/>
              </w:rPr>
              <w:t>Name</w:t>
            </w:r>
          </w:p>
        </w:tc>
        <w:tc>
          <w:tcPr>
            <w:tcW w:w="7049" w:type="dxa"/>
            <w:vAlign w:val="center"/>
          </w:tcPr>
          <w:p w14:paraId="743AD59C" w14:textId="121ABB36" w:rsidR="002D2154" w:rsidRPr="005318E2" w:rsidRDefault="002D2154" w:rsidP="009657C8">
            <w:pPr>
              <w:spacing w:line="276" w:lineRule="auto"/>
              <w:rPr>
                <w:sz w:val="20"/>
                <w:szCs w:val="20"/>
              </w:rPr>
            </w:pPr>
            <w:r>
              <w:rPr>
                <w:sz w:val="20"/>
                <w:szCs w:val="20"/>
              </w:rPr>
              <w:t>Kuni</w:t>
            </w:r>
            <w:r w:rsidR="00EB1026">
              <w:rPr>
                <w:sz w:val="20"/>
                <w:szCs w:val="20"/>
              </w:rPr>
              <w:t>hiro</w:t>
            </w:r>
            <w:r>
              <w:rPr>
                <w:sz w:val="20"/>
                <w:szCs w:val="20"/>
              </w:rPr>
              <w:t xml:space="preserve"> Shimoyushaki</w:t>
            </w:r>
          </w:p>
        </w:tc>
      </w:tr>
      <w:tr w:rsidR="002D2154" w:rsidRPr="005318E2" w14:paraId="1DFC47E5" w14:textId="77777777" w:rsidTr="002D2154">
        <w:trPr>
          <w:tblCellSpacing w:w="11" w:type="dxa"/>
        </w:trPr>
        <w:tc>
          <w:tcPr>
            <w:tcW w:w="1811" w:type="dxa"/>
            <w:vAlign w:val="center"/>
          </w:tcPr>
          <w:p w14:paraId="7A0920D7" w14:textId="77777777" w:rsidR="002D2154" w:rsidRPr="00574AD5" w:rsidRDefault="002D2154" w:rsidP="009657C8">
            <w:pPr>
              <w:spacing w:line="276" w:lineRule="auto"/>
              <w:jc w:val="center"/>
              <w:rPr>
                <w:b/>
                <w:bCs/>
                <w:sz w:val="20"/>
                <w:szCs w:val="20"/>
              </w:rPr>
            </w:pPr>
            <w:r w:rsidRPr="00574AD5">
              <w:rPr>
                <w:b/>
                <w:bCs/>
                <w:sz w:val="20"/>
                <w:szCs w:val="20"/>
              </w:rPr>
              <w:t>Age</w:t>
            </w:r>
          </w:p>
        </w:tc>
        <w:tc>
          <w:tcPr>
            <w:tcW w:w="7049" w:type="dxa"/>
            <w:vAlign w:val="center"/>
          </w:tcPr>
          <w:p w14:paraId="4B3DD409" w14:textId="7CC36B7D" w:rsidR="002D2154" w:rsidRPr="005318E2" w:rsidRDefault="002D2154" w:rsidP="009657C8">
            <w:pPr>
              <w:spacing w:line="276" w:lineRule="auto"/>
              <w:rPr>
                <w:sz w:val="20"/>
                <w:szCs w:val="20"/>
              </w:rPr>
            </w:pPr>
            <w:r>
              <w:rPr>
                <w:sz w:val="20"/>
                <w:szCs w:val="20"/>
              </w:rPr>
              <w:t>19</w:t>
            </w:r>
          </w:p>
        </w:tc>
      </w:tr>
      <w:tr w:rsidR="002D2154" w:rsidRPr="005318E2" w14:paraId="16025CA5" w14:textId="77777777" w:rsidTr="002D2154">
        <w:trPr>
          <w:tblCellSpacing w:w="11" w:type="dxa"/>
        </w:trPr>
        <w:tc>
          <w:tcPr>
            <w:tcW w:w="1811" w:type="dxa"/>
            <w:vAlign w:val="center"/>
          </w:tcPr>
          <w:p w14:paraId="725EE1DF" w14:textId="77777777" w:rsidR="002D2154" w:rsidRPr="00574AD5" w:rsidRDefault="002D2154" w:rsidP="009657C8">
            <w:pPr>
              <w:spacing w:line="276" w:lineRule="auto"/>
              <w:jc w:val="center"/>
              <w:rPr>
                <w:b/>
                <w:bCs/>
                <w:sz w:val="20"/>
                <w:szCs w:val="20"/>
              </w:rPr>
            </w:pPr>
            <w:r w:rsidRPr="00574AD5">
              <w:rPr>
                <w:b/>
                <w:bCs/>
                <w:sz w:val="20"/>
                <w:szCs w:val="20"/>
              </w:rPr>
              <w:t>Role</w:t>
            </w:r>
          </w:p>
        </w:tc>
        <w:tc>
          <w:tcPr>
            <w:tcW w:w="7049" w:type="dxa"/>
            <w:vAlign w:val="center"/>
          </w:tcPr>
          <w:p w14:paraId="3D0C255E" w14:textId="6CE68D45" w:rsidR="002D2154" w:rsidRDefault="002D2154" w:rsidP="009657C8">
            <w:pPr>
              <w:spacing w:line="276" w:lineRule="auto"/>
              <w:rPr>
                <w:sz w:val="20"/>
                <w:szCs w:val="20"/>
              </w:rPr>
            </w:pPr>
            <w:r>
              <w:rPr>
                <w:sz w:val="20"/>
                <w:szCs w:val="20"/>
              </w:rPr>
              <w:t>First-year resident, international student</w:t>
            </w:r>
          </w:p>
        </w:tc>
      </w:tr>
      <w:tr w:rsidR="002D2154" w:rsidRPr="005318E2" w14:paraId="2D3B9CDC" w14:textId="77777777" w:rsidTr="002D2154">
        <w:trPr>
          <w:tblCellSpacing w:w="11" w:type="dxa"/>
        </w:trPr>
        <w:tc>
          <w:tcPr>
            <w:tcW w:w="1811" w:type="dxa"/>
            <w:vAlign w:val="center"/>
          </w:tcPr>
          <w:p w14:paraId="73A8E314" w14:textId="77777777" w:rsidR="002D2154" w:rsidRPr="00574AD5" w:rsidRDefault="002D2154" w:rsidP="009657C8">
            <w:pPr>
              <w:spacing w:line="276" w:lineRule="auto"/>
              <w:jc w:val="center"/>
              <w:rPr>
                <w:b/>
                <w:bCs/>
                <w:sz w:val="20"/>
                <w:szCs w:val="20"/>
              </w:rPr>
            </w:pPr>
            <w:r w:rsidRPr="00574AD5">
              <w:rPr>
                <w:b/>
                <w:bCs/>
                <w:sz w:val="20"/>
                <w:szCs w:val="20"/>
              </w:rPr>
              <w:t>Study</w:t>
            </w:r>
          </w:p>
        </w:tc>
        <w:tc>
          <w:tcPr>
            <w:tcW w:w="7049" w:type="dxa"/>
            <w:vAlign w:val="center"/>
          </w:tcPr>
          <w:p w14:paraId="311C7EDC" w14:textId="0420D1BB" w:rsidR="002D2154" w:rsidRDefault="002D2154" w:rsidP="009657C8">
            <w:pPr>
              <w:spacing w:line="276" w:lineRule="auto"/>
              <w:rPr>
                <w:sz w:val="20"/>
                <w:szCs w:val="20"/>
              </w:rPr>
            </w:pPr>
            <w:r>
              <w:rPr>
                <w:sz w:val="20"/>
                <w:szCs w:val="20"/>
              </w:rPr>
              <w:t>1</w:t>
            </w:r>
            <w:r w:rsidRPr="002D2154">
              <w:rPr>
                <w:sz w:val="20"/>
                <w:szCs w:val="20"/>
                <w:vertAlign w:val="superscript"/>
              </w:rPr>
              <w:t>st</w:t>
            </w:r>
            <w:r>
              <w:rPr>
                <w:sz w:val="20"/>
                <w:szCs w:val="20"/>
              </w:rPr>
              <w:t xml:space="preserve"> year Bachelor of Engineering, full-time</w:t>
            </w:r>
          </w:p>
        </w:tc>
      </w:tr>
      <w:tr w:rsidR="002D2154" w:rsidRPr="005318E2" w14:paraId="60E5D832" w14:textId="77777777" w:rsidTr="002D2154">
        <w:trPr>
          <w:tblCellSpacing w:w="11" w:type="dxa"/>
        </w:trPr>
        <w:tc>
          <w:tcPr>
            <w:tcW w:w="1811" w:type="dxa"/>
            <w:vAlign w:val="center"/>
          </w:tcPr>
          <w:p w14:paraId="62FD5CB7" w14:textId="27B04956" w:rsidR="002D2154" w:rsidRPr="00574AD5" w:rsidRDefault="002D2154" w:rsidP="009657C8">
            <w:pPr>
              <w:spacing w:line="276" w:lineRule="auto"/>
              <w:jc w:val="center"/>
              <w:rPr>
                <w:b/>
                <w:bCs/>
                <w:sz w:val="20"/>
                <w:szCs w:val="20"/>
              </w:rPr>
            </w:pPr>
            <w:r w:rsidRPr="00574AD5">
              <w:rPr>
                <w:b/>
                <w:bCs/>
                <w:sz w:val="20"/>
                <w:szCs w:val="20"/>
              </w:rPr>
              <w:t>Living Situation</w:t>
            </w:r>
          </w:p>
        </w:tc>
        <w:tc>
          <w:tcPr>
            <w:tcW w:w="7049" w:type="dxa"/>
            <w:vAlign w:val="center"/>
          </w:tcPr>
          <w:p w14:paraId="2CDACC8C" w14:textId="45E22C51" w:rsidR="002D2154" w:rsidRDefault="002D2154" w:rsidP="009657C8">
            <w:pPr>
              <w:spacing w:line="276" w:lineRule="auto"/>
              <w:rPr>
                <w:sz w:val="20"/>
                <w:szCs w:val="20"/>
              </w:rPr>
            </w:pPr>
            <w:r>
              <w:rPr>
                <w:sz w:val="20"/>
                <w:szCs w:val="20"/>
              </w:rPr>
              <w:t>First time in Australia, first time away from family, shared corridor house</w:t>
            </w:r>
          </w:p>
        </w:tc>
      </w:tr>
      <w:tr w:rsidR="002D2154" w:rsidRPr="005318E2" w14:paraId="6FC554F0" w14:textId="77777777" w:rsidTr="002D2154">
        <w:trPr>
          <w:tblCellSpacing w:w="11" w:type="dxa"/>
        </w:trPr>
        <w:tc>
          <w:tcPr>
            <w:tcW w:w="1811" w:type="dxa"/>
            <w:vAlign w:val="center"/>
          </w:tcPr>
          <w:p w14:paraId="6CA3DEFD" w14:textId="77777777" w:rsidR="002D2154" w:rsidRPr="00574AD5" w:rsidRDefault="002D2154" w:rsidP="009657C8">
            <w:pPr>
              <w:spacing w:line="276" w:lineRule="auto"/>
              <w:jc w:val="center"/>
              <w:rPr>
                <w:b/>
                <w:bCs/>
                <w:sz w:val="20"/>
                <w:szCs w:val="20"/>
              </w:rPr>
            </w:pPr>
            <w:r w:rsidRPr="00574AD5">
              <w:rPr>
                <w:b/>
                <w:bCs/>
                <w:sz w:val="20"/>
                <w:szCs w:val="20"/>
              </w:rPr>
              <w:t xml:space="preserve">Tech Use </w:t>
            </w:r>
          </w:p>
        </w:tc>
        <w:tc>
          <w:tcPr>
            <w:tcW w:w="7049" w:type="dxa"/>
            <w:vAlign w:val="center"/>
          </w:tcPr>
          <w:p w14:paraId="65AE6E2B" w14:textId="7198CFEE" w:rsidR="002D2154" w:rsidRDefault="002D2154" w:rsidP="009657C8">
            <w:pPr>
              <w:spacing w:line="276" w:lineRule="auto"/>
              <w:rPr>
                <w:sz w:val="20"/>
                <w:szCs w:val="20"/>
              </w:rPr>
            </w:pPr>
            <w:r>
              <w:rPr>
                <w:sz w:val="20"/>
                <w:szCs w:val="20"/>
              </w:rPr>
              <w:t xml:space="preserve">Instagram, </w:t>
            </w:r>
            <w:r w:rsidR="00574AD5">
              <w:rPr>
                <w:sz w:val="20"/>
                <w:szCs w:val="20"/>
              </w:rPr>
              <w:t>Line</w:t>
            </w:r>
            <w:r>
              <w:rPr>
                <w:sz w:val="20"/>
                <w:szCs w:val="20"/>
              </w:rPr>
              <w:t>, WhatsApp, university email (rarely checked)</w:t>
            </w:r>
          </w:p>
        </w:tc>
      </w:tr>
    </w:tbl>
    <w:p w14:paraId="7002F4C9" w14:textId="77777777" w:rsidR="002D2154" w:rsidRDefault="002D2154" w:rsidP="002D2154">
      <w:pPr>
        <w:spacing w:before="240"/>
        <w:rPr>
          <w:b/>
          <w:bCs/>
        </w:rPr>
      </w:pPr>
      <w:r>
        <w:rPr>
          <w:b/>
          <w:bCs/>
        </w:rPr>
        <w:t>Background</w:t>
      </w:r>
    </w:p>
    <w:p w14:paraId="242BEC44" w14:textId="7740A4F7" w:rsidR="002D2154" w:rsidRDefault="002D2154" w:rsidP="00A31723">
      <w:pPr>
        <w:jc w:val="both"/>
      </w:pPr>
      <w:r>
        <w:t xml:space="preserve">Kuni moved to Rockhampton from </w:t>
      </w:r>
      <w:r w:rsidR="00574AD5">
        <w:t>Japan</w:t>
      </w:r>
      <w:r>
        <w:t xml:space="preserve"> three months ago. </w:t>
      </w:r>
      <w:r w:rsidR="00A31723" w:rsidRPr="00A31723">
        <w:t>He's managing a full engineering courseload, working 20 hours a week at a local cafe to cover his rent, and still figuring out how Australian university life works. Between classes, shifts, and assignments, his capacity to actively seek out information is basically zero. He sees event posts when they come across his feed, but by the time he thinks about going, the event has either already happened or he's got a work shift that clashes.</w:t>
      </w:r>
    </w:p>
    <w:p w14:paraId="010504A1" w14:textId="05A7446A" w:rsidR="00A31723" w:rsidRDefault="00A31723" w:rsidP="00A31723">
      <w:pPr>
        <w:jc w:val="both"/>
      </w:pPr>
      <w:r w:rsidRPr="00A31723">
        <w:t>The social side is harder to pin down. Kuni</w:t>
      </w:r>
      <w:r>
        <w:t xml:space="preserve"> </w:t>
      </w:r>
      <w:r w:rsidRPr="00A31723">
        <w:t>knows who his RL is and would probably reach out if something was seriously wrong, but for smaller things (a noisy neighbour, a broken shower head, a question about how laundry credits work) he doesn't have a comfortable way to ask without it feeling like a formal escalation. He's also not plugged into the informal communication channels that most domestic students take for granted. Nobody walked him through what group chats to join during move-in week, and he didn't know to ask. The result is that Kuni's experience of college life is mostly passive. Things happen around him and he picks up fragments through word of mouth at dinner, but he's rarely in the loop before something happens (</w:t>
      </w:r>
      <w:r w:rsidR="00EC3A7D" w:rsidRPr="00EC3A7D">
        <w:t>Sin &amp; Kim 2013</w:t>
      </w:r>
      <w:r w:rsidRPr="00A31723">
        <w:t>).</w:t>
      </w:r>
    </w:p>
    <w:p w14:paraId="44DD4B2A" w14:textId="637E580E" w:rsidR="002D2154" w:rsidRDefault="002D2154" w:rsidP="00A31723">
      <w:pPr>
        <w:jc w:val="both"/>
        <w:rPr>
          <w:b/>
          <w:bCs/>
        </w:rPr>
      </w:pPr>
      <w:r>
        <w:rPr>
          <w:b/>
          <w:bCs/>
        </w:rPr>
        <w:t>Goals</w:t>
      </w:r>
    </w:p>
    <w:p w14:paraId="33DA8D5D" w14:textId="77777777" w:rsidR="00A31723" w:rsidRPr="00A31723" w:rsidRDefault="00A31723" w:rsidP="00A31723">
      <w:pPr>
        <w:pStyle w:val="ListParagraph"/>
        <w:numPr>
          <w:ilvl w:val="0"/>
          <w:numId w:val="26"/>
        </w:numPr>
        <w:jc w:val="both"/>
      </w:pPr>
      <w:r w:rsidRPr="00A31723">
        <w:t>Know what's happening on campus without having to check five different platforms</w:t>
      </w:r>
    </w:p>
    <w:p w14:paraId="626E07F1" w14:textId="77777777" w:rsidR="00A31723" w:rsidRPr="00A31723" w:rsidRDefault="00A31723" w:rsidP="00A31723">
      <w:pPr>
        <w:pStyle w:val="ListParagraph"/>
        <w:numPr>
          <w:ilvl w:val="0"/>
          <w:numId w:val="26"/>
        </w:numPr>
        <w:jc w:val="both"/>
      </w:pPr>
      <w:r w:rsidRPr="00A31723">
        <w:t>Be able to RSVP to an event quickly and see if other people he knows are going</w:t>
      </w:r>
    </w:p>
    <w:p w14:paraId="32339C9E" w14:textId="77777777" w:rsidR="00A31723" w:rsidRPr="00A31723" w:rsidRDefault="00A31723" w:rsidP="00A31723">
      <w:pPr>
        <w:pStyle w:val="ListParagraph"/>
        <w:numPr>
          <w:ilvl w:val="0"/>
          <w:numId w:val="26"/>
        </w:numPr>
        <w:jc w:val="both"/>
      </w:pPr>
      <w:r w:rsidRPr="00A31723">
        <w:t>Have a low-pressure way to flag small issues to his RL without it feeling like a formal complaint</w:t>
      </w:r>
    </w:p>
    <w:tbl>
      <w:tblPr>
        <w:tblStyle w:val="TableGrid"/>
        <w:tblpPr w:leftFromText="180" w:rightFromText="180" w:vertAnchor="text" w:tblpXSpec="center" w:tblpY="1"/>
        <w:tblOverlap w:val="never"/>
        <w:tblW w:w="9496" w:type="dxa"/>
        <w:tblCellSpacing w:w="11" w:type="dxa"/>
        <w:tblBorders>
          <w:top w:val="single" w:sz="4" w:space="0" w:color="073763" w:themeColor="accent1" w:themeShade="80"/>
          <w:left w:val="single" w:sz="4" w:space="0" w:color="073763" w:themeColor="accent1" w:themeShade="80"/>
          <w:bottom w:val="single" w:sz="4" w:space="0" w:color="073763" w:themeColor="accent1" w:themeShade="80"/>
          <w:right w:val="single" w:sz="4" w:space="0" w:color="073763" w:themeColor="accent1" w:themeShade="80"/>
          <w:insideH w:val="single" w:sz="4" w:space="0" w:color="073763" w:themeColor="accent1" w:themeShade="80"/>
          <w:insideV w:val="single" w:sz="4" w:space="0" w:color="073763" w:themeColor="accent1" w:themeShade="80"/>
        </w:tblBorders>
        <w:tblCellMar>
          <w:top w:w="57" w:type="dxa"/>
          <w:bottom w:w="57" w:type="dxa"/>
        </w:tblCellMar>
        <w:tblLook w:val="04A0" w:firstRow="1" w:lastRow="0" w:firstColumn="1" w:lastColumn="0" w:noHBand="0" w:noVBand="1"/>
      </w:tblPr>
      <w:tblGrid>
        <w:gridCol w:w="1701"/>
        <w:gridCol w:w="3891"/>
        <w:gridCol w:w="3904"/>
      </w:tblGrid>
      <w:tr w:rsidR="002C30B1" w:rsidRPr="00C221B7" w14:paraId="7A2216B3" w14:textId="77777777" w:rsidTr="00F92E5A">
        <w:trPr>
          <w:trHeight w:val="397"/>
          <w:tblCellSpacing w:w="11" w:type="dxa"/>
        </w:trPr>
        <w:tc>
          <w:tcPr>
            <w:tcW w:w="9452" w:type="dxa"/>
            <w:gridSpan w:val="3"/>
            <w:shd w:val="clear" w:color="auto" w:fill="AEBBF0"/>
            <w:vAlign w:val="center"/>
          </w:tcPr>
          <w:p w14:paraId="5B48278C" w14:textId="77777777" w:rsidR="002C30B1" w:rsidRPr="00C221B7" w:rsidRDefault="002C30B1" w:rsidP="009657C8">
            <w:pPr>
              <w:jc w:val="center"/>
              <w:rPr>
                <w:b/>
                <w:bCs/>
              </w:rPr>
            </w:pPr>
            <w:r>
              <w:rPr>
                <w:b/>
                <w:bCs/>
              </w:rPr>
              <w:t>HCI Challenges</w:t>
            </w:r>
          </w:p>
        </w:tc>
      </w:tr>
      <w:tr w:rsidR="002C30B1" w:rsidRPr="005318E2" w14:paraId="7CFFC501" w14:textId="77777777" w:rsidTr="00F92E5A">
        <w:trPr>
          <w:trHeight w:val="397"/>
          <w:tblCellSpacing w:w="11" w:type="dxa"/>
        </w:trPr>
        <w:tc>
          <w:tcPr>
            <w:tcW w:w="1668" w:type="dxa"/>
            <w:vAlign w:val="center"/>
          </w:tcPr>
          <w:p w14:paraId="08CDC000" w14:textId="77777777" w:rsidR="002C30B1" w:rsidRPr="004412A8" w:rsidRDefault="002C30B1" w:rsidP="009657C8">
            <w:pPr>
              <w:spacing w:line="276" w:lineRule="auto"/>
              <w:jc w:val="center"/>
              <w:rPr>
                <w:b/>
                <w:bCs/>
                <w:sz w:val="20"/>
                <w:szCs w:val="20"/>
              </w:rPr>
            </w:pPr>
            <w:r w:rsidRPr="004412A8">
              <w:rPr>
                <w:b/>
                <w:bCs/>
                <w:sz w:val="20"/>
                <w:szCs w:val="20"/>
              </w:rPr>
              <w:t>Challenge</w:t>
            </w:r>
          </w:p>
        </w:tc>
        <w:tc>
          <w:tcPr>
            <w:tcW w:w="3869" w:type="dxa"/>
            <w:vAlign w:val="center"/>
          </w:tcPr>
          <w:p w14:paraId="584B73ED" w14:textId="6ADEE8F8" w:rsidR="002C30B1" w:rsidRPr="004412A8" w:rsidRDefault="002C30B1" w:rsidP="009657C8">
            <w:pPr>
              <w:spacing w:line="276" w:lineRule="auto"/>
              <w:jc w:val="center"/>
              <w:rPr>
                <w:b/>
                <w:bCs/>
                <w:sz w:val="20"/>
                <w:szCs w:val="20"/>
              </w:rPr>
            </w:pPr>
            <w:r w:rsidRPr="004412A8">
              <w:rPr>
                <w:b/>
                <w:bCs/>
                <w:sz w:val="20"/>
                <w:szCs w:val="20"/>
              </w:rPr>
              <w:t xml:space="preserve">Impact on </w:t>
            </w:r>
            <w:r>
              <w:rPr>
                <w:b/>
                <w:bCs/>
                <w:sz w:val="20"/>
                <w:szCs w:val="20"/>
              </w:rPr>
              <w:t>Kuni</w:t>
            </w:r>
          </w:p>
        </w:tc>
        <w:tc>
          <w:tcPr>
            <w:tcW w:w="3871" w:type="dxa"/>
            <w:vAlign w:val="center"/>
          </w:tcPr>
          <w:p w14:paraId="61AB2037" w14:textId="77777777" w:rsidR="002C30B1" w:rsidRPr="004412A8" w:rsidRDefault="002C30B1" w:rsidP="009657C8">
            <w:pPr>
              <w:spacing w:line="276" w:lineRule="auto"/>
              <w:jc w:val="center"/>
              <w:rPr>
                <w:b/>
                <w:bCs/>
                <w:sz w:val="20"/>
                <w:szCs w:val="20"/>
              </w:rPr>
            </w:pPr>
            <w:r w:rsidRPr="004412A8">
              <w:rPr>
                <w:b/>
                <w:bCs/>
                <w:sz w:val="20"/>
                <w:szCs w:val="20"/>
              </w:rPr>
              <w:t>What the design needs to do</w:t>
            </w:r>
          </w:p>
        </w:tc>
      </w:tr>
      <w:tr w:rsidR="002C30B1" w:rsidRPr="005318E2" w14:paraId="0E72A3BE" w14:textId="77777777" w:rsidTr="00F92E5A">
        <w:trPr>
          <w:trHeight w:val="397"/>
          <w:tblCellSpacing w:w="11" w:type="dxa"/>
        </w:trPr>
        <w:tc>
          <w:tcPr>
            <w:tcW w:w="1668" w:type="dxa"/>
            <w:vAlign w:val="center"/>
          </w:tcPr>
          <w:p w14:paraId="7B35AE32" w14:textId="79EA5A43" w:rsidR="002C30B1" w:rsidRPr="00574AD5" w:rsidRDefault="002C30B1" w:rsidP="009657C8">
            <w:pPr>
              <w:spacing w:line="276" w:lineRule="auto"/>
              <w:jc w:val="center"/>
              <w:rPr>
                <w:b/>
                <w:bCs/>
                <w:sz w:val="20"/>
                <w:szCs w:val="20"/>
              </w:rPr>
            </w:pPr>
            <w:r w:rsidRPr="00574AD5">
              <w:rPr>
                <w:b/>
                <w:bCs/>
                <w:sz w:val="20"/>
                <w:szCs w:val="20"/>
              </w:rPr>
              <w:t>Passive information gap</w:t>
            </w:r>
          </w:p>
        </w:tc>
        <w:tc>
          <w:tcPr>
            <w:tcW w:w="3869" w:type="dxa"/>
            <w:vAlign w:val="center"/>
          </w:tcPr>
          <w:p w14:paraId="5568B7AA" w14:textId="7BACF6ED" w:rsidR="002C30B1" w:rsidRPr="005318E2" w:rsidRDefault="002C30B1" w:rsidP="009657C8">
            <w:pPr>
              <w:spacing w:line="276" w:lineRule="auto"/>
              <w:jc w:val="center"/>
              <w:rPr>
                <w:sz w:val="20"/>
                <w:szCs w:val="20"/>
              </w:rPr>
            </w:pPr>
            <w:r>
              <w:rPr>
                <w:sz w:val="20"/>
                <w:szCs w:val="20"/>
              </w:rPr>
              <w:t>Misses announcements because he’s not in the right channels and doesn’t seek them out.</w:t>
            </w:r>
          </w:p>
        </w:tc>
        <w:tc>
          <w:tcPr>
            <w:tcW w:w="3871" w:type="dxa"/>
            <w:vAlign w:val="center"/>
          </w:tcPr>
          <w:p w14:paraId="2D5AC635" w14:textId="5704E391" w:rsidR="002C30B1" w:rsidRPr="005318E2" w:rsidRDefault="002C30B1" w:rsidP="009657C8">
            <w:pPr>
              <w:spacing w:line="276" w:lineRule="auto"/>
              <w:jc w:val="center"/>
              <w:rPr>
                <w:sz w:val="20"/>
                <w:szCs w:val="20"/>
              </w:rPr>
            </w:pPr>
            <w:r>
              <w:rPr>
                <w:sz w:val="20"/>
                <w:szCs w:val="20"/>
              </w:rPr>
              <w:t>Push notifications for events and announcements to one central feed.</w:t>
            </w:r>
          </w:p>
        </w:tc>
      </w:tr>
      <w:tr w:rsidR="002C30B1" w:rsidRPr="005318E2" w14:paraId="22664F21" w14:textId="77777777" w:rsidTr="00F92E5A">
        <w:trPr>
          <w:trHeight w:val="397"/>
          <w:tblCellSpacing w:w="11" w:type="dxa"/>
        </w:trPr>
        <w:tc>
          <w:tcPr>
            <w:tcW w:w="1668" w:type="dxa"/>
            <w:vAlign w:val="center"/>
          </w:tcPr>
          <w:p w14:paraId="5F00643F" w14:textId="13A2FCAA" w:rsidR="002C30B1" w:rsidRPr="00574AD5" w:rsidRDefault="002C30B1" w:rsidP="009657C8">
            <w:pPr>
              <w:spacing w:line="276" w:lineRule="auto"/>
              <w:jc w:val="center"/>
              <w:rPr>
                <w:b/>
                <w:bCs/>
                <w:sz w:val="20"/>
                <w:szCs w:val="20"/>
              </w:rPr>
            </w:pPr>
            <w:r w:rsidRPr="00574AD5">
              <w:rPr>
                <w:b/>
                <w:bCs/>
                <w:sz w:val="20"/>
                <w:szCs w:val="20"/>
              </w:rPr>
              <w:t>Language and cognitive load</w:t>
            </w:r>
          </w:p>
        </w:tc>
        <w:tc>
          <w:tcPr>
            <w:tcW w:w="3869" w:type="dxa"/>
            <w:vAlign w:val="center"/>
          </w:tcPr>
          <w:p w14:paraId="2D12B5E1" w14:textId="424E45B5" w:rsidR="002C30B1" w:rsidRDefault="002C30B1" w:rsidP="009657C8">
            <w:pPr>
              <w:spacing w:line="276" w:lineRule="auto"/>
              <w:jc w:val="center"/>
              <w:rPr>
                <w:sz w:val="20"/>
                <w:szCs w:val="20"/>
              </w:rPr>
            </w:pPr>
            <w:r>
              <w:rPr>
                <w:sz w:val="20"/>
                <w:szCs w:val="20"/>
              </w:rPr>
              <w:t xml:space="preserve">English is </w:t>
            </w:r>
            <w:r w:rsidR="00A31723">
              <w:rPr>
                <w:sz w:val="20"/>
                <w:szCs w:val="20"/>
              </w:rPr>
              <w:t>his</w:t>
            </w:r>
            <w:r>
              <w:rPr>
                <w:sz w:val="20"/>
                <w:szCs w:val="20"/>
              </w:rPr>
              <w:t xml:space="preserve"> second language; long text-heavy posts are hard to parse after a full day of study and work</w:t>
            </w:r>
          </w:p>
        </w:tc>
        <w:tc>
          <w:tcPr>
            <w:tcW w:w="3871" w:type="dxa"/>
            <w:vAlign w:val="center"/>
          </w:tcPr>
          <w:p w14:paraId="41D84F48" w14:textId="76F11764" w:rsidR="002C30B1" w:rsidRDefault="002C30B1" w:rsidP="009657C8">
            <w:pPr>
              <w:spacing w:line="276" w:lineRule="auto"/>
              <w:jc w:val="center"/>
              <w:rPr>
                <w:sz w:val="20"/>
                <w:szCs w:val="20"/>
              </w:rPr>
            </w:pPr>
            <w:r>
              <w:rPr>
                <w:sz w:val="20"/>
                <w:szCs w:val="20"/>
              </w:rPr>
              <w:t>Visual-first UI with icons, card layouts, and minimal text per element</w:t>
            </w:r>
          </w:p>
        </w:tc>
      </w:tr>
      <w:tr w:rsidR="002C30B1" w:rsidRPr="005318E2" w14:paraId="72499822" w14:textId="77777777" w:rsidTr="00F92E5A">
        <w:trPr>
          <w:trHeight w:val="397"/>
          <w:tblCellSpacing w:w="11" w:type="dxa"/>
        </w:trPr>
        <w:tc>
          <w:tcPr>
            <w:tcW w:w="1668" w:type="dxa"/>
            <w:vAlign w:val="center"/>
          </w:tcPr>
          <w:p w14:paraId="49F673E3" w14:textId="421EAF8E" w:rsidR="002C30B1" w:rsidRPr="00574AD5" w:rsidRDefault="002C30B1" w:rsidP="009657C8">
            <w:pPr>
              <w:spacing w:line="276" w:lineRule="auto"/>
              <w:jc w:val="center"/>
              <w:rPr>
                <w:b/>
                <w:bCs/>
                <w:sz w:val="20"/>
                <w:szCs w:val="20"/>
              </w:rPr>
            </w:pPr>
            <w:r w:rsidRPr="00574AD5">
              <w:rPr>
                <w:b/>
                <w:bCs/>
                <w:sz w:val="20"/>
                <w:szCs w:val="20"/>
              </w:rPr>
              <w:lastRenderedPageBreak/>
              <w:t>Reporting friction</w:t>
            </w:r>
          </w:p>
        </w:tc>
        <w:tc>
          <w:tcPr>
            <w:tcW w:w="3869" w:type="dxa"/>
            <w:vAlign w:val="center"/>
          </w:tcPr>
          <w:p w14:paraId="0EC8AF93" w14:textId="6DFB8F81" w:rsidR="002C30B1" w:rsidRDefault="002C30B1" w:rsidP="009657C8">
            <w:pPr>
              <w:spacing w:line="276" w:lineRule="auto"/>
              <w:jc w:val="center"/>
              <w:rPr>
                <w:sz w:val="20"/>
                <w:szCs w:val="20"/>
              </w:rPr>
            </w:pPr>
            <w:r>
              <w:rPr>
                <w:sz w:val="20"/>
                <w:szCs w:val="20"/>
              </w:rPr>
              <w:t>Small issues go unreported because the only option feels too personal or too formal</w:t>
            </w:r>
          </w:p>
        </w:tc>
        <w:tc>
          <w:tcPr>
            <w:tcW w:w="3871" w:type="dxa"/>
            <w:vAlign w:val="center"/>
          </w:tcPr>
          <w:p w14:paraId="4404414A" w14:textId="59623386" w:rsidR="002C30B1" w:rsidRDefault="002C30B1" w:rsidP="009657C8">
            <w:pPr>
              <w:spacing w:line="276" w:lineRule="auto"/>
              <w:jc w:val="center"/>
              <w:rPr>
                <w:sz w:val="20"/>
                <w:szCs w:val="20"/>
              </w:rPr>
            </w:pPr>
            <w:r>
              <w:rPr>
                <w:sz w:val="20"/>
                <w:szCs w:val="20"/>
              </w:rPr>
              <w:t xml:space="preserve">Anonymous or low-friction “I need help” button that doesn’t require writing a message </w:t>
            </w:r>
          </w:p>
        </w:tc>
      </w:tr>
      <w:tr w:rsidR="002C30B1" w:rsidRPr="005318E2" w14:paraId="79A1CBE9" w14:textId="77777777" w:rsidTr="00F92E5A">
        <w:trPr>
          <w:trHeight w:val="397"/>
          <w:tblCellSpacing w:w="11" w:type="dxa"/>
        </w:trPr>
        <w:tc>
          <w:tcPr>
            <w:tcW w:w="1668" w:type="dxa"/>
            <w:vAlign w:val="center"/>
          </w:tcPr>
          <w:p w14:paraId="0C5E51E8" w14:textId="1AE51F99" w:rsidR="002C30B1" w:rsidRPr="00574AD5" w:rsidRDefault="002C30B1" w:rsidP="009657C8">
            <w:pPr>
              <w:spacing w:line="276" w:lineRule="auto"/>
              <w:jc w:val="center"/>
              <w:rPr>
                <w:b/>
                <w:bCs/>
                <w:sz w:val="20"/>
                <w:szCs w:val="20"/>
              </w:rPr>
            </w:pPr>
            <w:r w:rsidRPr="00574AD5">
              <w:rPr>
                <w:b/>
                <w:bCs/>
                <w:sz w:val="20"/>
                <w:szCs w:val="20"/>
              </w:rPr>
              <w:t>Time poverty</w:t>
            </w:r>
          </w:p>
        </w:tc>
        <w:tc>
          <w:tcPr>
            <w:tcW w:w="3869" w:type="dxa"/>
            <w:vAlign w:val="center"/>
          </w:tcPr>
          <w:p w14:paraId="1978E702" w14:textId="3C3A2CAD" w:rsidR="002C30B1" w:rsidRDefault="002C30B1" w:rsidP="009657C8">
            <w:pPr>
              <w:spacing w:line="276" w:lineRule="auto"/>
              <w:jc w:val="center"/>
              <w:rPr>
                <w:sz w:val="20"/>
                <w:szCs w:val="20"/>
              </w:rPr>
            </w:pPr>
            <w:r>
              <w:rPr>
                <w:sz w:val="20"/>
                <w:szCs w:val="20"/>
              </w:rPr>
              <w:t>Works 20 hours a week on top of full-time study, no spare time to browse for information</w:t>
            </w:r>
          </w:p>
        </w:tc>
        <w:tc>
          <w:tcPr>
            <w:tcW w:w="3871" w:type="dxa"/>
            <w:vAlign w:val="center"/>
          </w:tcPr>
          <w:p w14:paraId="4E42F445" w14:textId="75AAFE3C" w:rsidR="002C30B1" w:rsidRDefault="002C30B1" w:rsidP="009657C8">
            <w:pPr>
              <w:spacing w:line="276" w:lineRule="auto"/>
              <w:jc w:val="center"/>
              <w:rPr>
                <w:sz w:val="20"/>
                <w:szCs w:val="20"/>
              </w:rPr>
            </w:pPr>
            <w:r>
              <w:rPr>
                <w:sz w:val="20"/>
                <w:szCs w:val="20"/>
              </w:rPr>
              <w:t>Mobile-first design, thumb-reachable actions, 3-second scan-and-act pattern</w:t>
            </w:r>
          </w:p>
        </w:tc>
      </w:tr>
      <w:tr w:rsidR="002C30B1" w:rsidRPr="005318E2" w14:paraId="1C44579C" w14:textId="77777777" w:rsidTr="00F92E5A">
        <w:trPr>
          <w:trHeight w:val="397"/>
          <w:tblCellSpacing w:w="11" w:type="dxa"/>
        </w:trPr>
        <w:tc>
          <w:tcPr>
            <w:tcW w:w="1668" w:type="dxa"/>
            <w:vAlign w:val="center"/>
          </w:tcPr>
          <w:p w14:paraId="4F18A979" w14:textId="7FCF7C09" w:rsidR="002C30B1" w:rsidRPr="00574AD5" w:rsidRDefault="002C30B1" w:rsidP="009657C8">
            <w:pPr>
              <w:spacing w:line="276" w:lineRule="auto"/>
              <w:jc w:val="center"/>
              <w:rPr>
                <w:b/>
                <w:bCs/>
                <w:sz w:val="20"/>
                <w:szCs w:val="20"/>
              </w:rPr>
            </w:pPr>
            <w:r w:rsidRPr="00574AD5">
              <w:rPr>
                <w:b/>
                <w:bCs/>
                <w:sz w:val="20"/>
                <w:szCs w:val="20"/>
              </w:rPr>
              <w:t>Social proof gap</w:t>
            </w:r>
          </w:p>
        </w:tc>
        <w:tc>
          <w:tcPr>
            <w:tcW w:w="3869" w:type="dxa"/>
            <w:vAlign w:val="center"/>
          </w:tcPr>
          <w:p w14:paraId="002A5C4E" w14:textId="4FD4FBFB" w:rsidR="002C30B1" w:rsidRDefault="002C30B1" w:rsidP="009657C8">
            <w:pPr>
              <w:spacing w:line="276" w:lineRule="auto"/>
              <w:jc w:val="center"/>
              <w:rPr>
                <w:sz w:val="20"/>
                <w:szCs w:val="20"/>
              </w:rPr>
            </w:pPr>
            <w:r>
              <w:rPr>
                <w:sz w:val="20"/>
                <w:szCs w:val="20"/>
              </w:rPr>
              <w:t>Won’t commit to an event unless he knows someone else is going</w:t>
            </w:r>
          </w:p>
        </w:tc>
        <w:tc>
          <w:tcPr>
            <w:tcW w:w="3871" w:type="dxa"/>
            <w:vAlign w:val="center"/>
          </w:tcPr>
          <w:p w14:paraId="7423CB8A" w14:textId="4B96F42E" w:rsidR="002C30B1" w:rsidRDefault="002C30B1" w:rsidP="009657C8">
            <w:pPr>
              <w:spacing w:line="276" w:lineRule="auto"/>
              <w:jc w:val="center"/>
              <w:rPr>
                <w:sz w:val="20"/>
                <w:szCs w:val="20"/>
              </w:rPr>
            </w:pPr>
            <w:r>
              <w:rPr>
                <w:sz w:val="20"/>
                <w:szCs w:val="20"/>
              </w:rPr>
              <w:t>Visible RSVP count and “friends attending” indicator on event cards</w:t>
            </w:r>
          </w:p>
        </w:tc>
      </w:tr>
    </w:tbl>
    <w:p w14:paraId="44553440" w14:textId="51AFF81A" w:rsidR="00F92E5A" w:rsidRDefault="001C73FC" w:rsidP="002C30B1">
      <w:commentRangeStart w:id="10"/>
      <w:ins w:id="11" w:author="Maneerat Rumsamrong" w:date="2026-05-13T19:59:00Z" w16du:dateUtc="2026-05-13T09:59:00Z">
        <w:r>
          <w:t>x</w:t>
        </w:r>
      </w:ins>
      <w:commentRangeEnd w:id="10"/>
      <w:r w:rsidR="008C1A55">
        <w:rPr>
          <w:rStyle w:val="CommentReference"/>
          <w:sz w:val="22"/>
          <w:szCs w:val="22"/>
        </w:rPr>
        <w:commentReference w:id="10"/>
      </w:r>
    </w:p>
    <w:p w14:paraId="78390406" w14:textId="77777777" w:rsidR="00F92E5A" w:rsidRDefault="00F92E5A" w:rsidP="00F92E5A">
      <w:pPr>
        <w:pStyle w:val="Heading1"/>
      </w:pPr>
      <w:bookmarkStart w:id="12" w:name="_Toc228570253"/>
      <w:r>
        <w:t>Section 3: Scenario Design and Hierarchical Task Analysis</w:t>
      </w:r>
      <w:bookmarkEnd w:id="12"/>
    </w:p>
    <w:p w14:paraId="6BBA701E" w14:textId="77777777" w:rsidR="00F92E5A" w:rsidRDefault="00F92E5A" w:rsidP="00F92E5A">
      <w:pPr>
        <w:jc w:val="both"/>
      </w:pPr>
      <w:r>
        <w:t xml:space="preserve">Each scenario below describes a specific interaction with ResConnect, mapped to one of the two personas from Section 2. Hierarchical Task Analysis (HTA) was chosen as the modelling method because it breaks complex, multi-step workflows into a clear parent-child task structure with explicit plans governing when subtasks execute (Stanton 2006). This is particularly suited to ResConnect because the task RLs and residents perform are procedural and condition-dependent (for example, a duty report can be only submitted after rounds are completed, and an event can only be promoted after the Residential Life Coordinator has approved it). </w:t>
      </w:r>
    </w:p>
    <w:p w14:paraId="6D6DC9ED" w14:textId="77777777" w:rsidR="00F92E5A" w:rsidRDefault="00F92E5A" w:rsidP="00F92E5A">
      <w:pPr>
        <w:pStyle w:val="Heading30"/>
      </w:pPr>
      <w:bookmarkStart w:id="13" w:name="_Toc228570254"/>
      <w:r>
        <w:t>3.1. Scenario 1: Filling a Duty Report After Rounds (Reece)</w:t>
      </w:r>
      <w:bookmarkEnd w:id="13"/>
    </w:p>
    <w:p w14:paraId="1CAEFC87" w14:textId="5737041B" w:rsidR="00F92E5A" w:rsidRDefault="00F92E5A" w:rsidP="00F92E5A">
      <w:pPr>
        <w:jc w:val="both"/>
      </w:pPr>
      <w:r>
        <w:t>Reece has just finished his Friday night duty rounds across the residential precinct. He walked through every house, checked the common areas, spoke to a few residents hanging out in the JCR, and found a broken window latch in House 3 that needs maintenance. He now needs to file his duty report to the RLT mailing list before he sleeps so the management team and the next RL on shift both have a record of what happened tonight.</w:t>
      </w:r>
      <w:r w:rsidR="001B57CF">
        <w:t xml:space="preserve"> </w:t>
      </w:r>
    </w:p>
    <w:p w14:paraId="589E3DFC" w14:textId="5D3E9F7E" w:rsidR="005D170C" w:rsidRDefault="00F92E5A" w:rsidP="00F92E5A">
      <w:pPr>
        <w:jc w:val="both"/>
      </w:pPr>
      <w:r>
        <w:t>In ResConnect, Reece opens the dashboard on his phone and taps “New Duty Report”</w:t>
      </w:r>
      <w:r w:rsidR="005D170C">
        <w:t>. The app loads a pre-structured template with sections for each house, already populated with the building names he’s responsible for. He taps through each house, enters his round observations, and flags the maintenance issue in House 3 by selecting “Maintenance Required” from dropdown and typing a one-line description. He hits submit. A green confirmation banner appears at the top of the screen with a timestamp, confirming the report was delivered to the RLT list. If the send had failed, ResConnect would save the report locally and retry automatically, notifying Reece when it goes through. The submitted report is now visible in the shift handover log for the next RL</w:t>
      </w:r>
      <w:r w:rsidR="005A1B7F">
        <w:t xml:space="preserve"> (</w:t>
      </w:r>
      <w:r w:rsidR="005A1B7F" w:rsidRPr="005A1B7F">
        <w:t>Tang &amp; Carpendale 2007</w:t>
      </w:r>
      <w:r w:rsidR="005A1B7F">
        <w:t>)</w:t>
      </w:r>
      <w:r w:rsidR="005D170C">
        <w:t>.</w:t>
      </w:r>
    </w:p>
    <w:p w14:paraId="3AD061B1" w14:textId="77777777" w:rsidR="005D170C" w:rsidRDefault="005D170C" w:rsidP="005D170C">
      <w:pPr>
        <w:jc w:val="both"/>
        <w:rPr>
          <w:b/>
          <w:bCs/>
        </w:rPr>
      </w:pPr>
      <w:r>
        <w:rPr>
          <w:b/>
          <w:bCs/>
        </w:rPr>
        <w:t>HTA: File a Duty Report</w:t>
      </w:r>
    </w:p>
    <w:p w14:paraId="37E95A3F" w14:textId="77777777" w:rsidR="005D170C" w:rsidRPr="005D170C" w:rsidRDefault="005D170C" w:rsidP="00204CEA">
      <w:pPr>
        <w:pStyle w:val="ListParagraph"/>
        <w:numPr>
          <w:ilvl w:val="0"/>
          <w:numId w:val="29"/>
        </w:numPr>
        <w:spacing w:line="360" w:lineRule="auto"/>
        <w:ind w:left="360"/>
        <w:jc w:val="both"/>
        <w:rPr>
          <w:b/>
          <w:bCs/>
        </w:rPr>
      </w:pPr>
      <w:r>
        <w:t>File a duty report after completing rounds</w:t>
      </w:r>
    </w:p>
    <w:p w14:paraId="05B54BDF" w14:textId="77777777" w:rsidR="005D170C" w:rsidRPr="005D170C" w:rsidRDefault="005D170C" w:rsidP="00204CEA">
      <w:pPr>
        <w:pStyle w:val="ListParagraph"/>
        <w:numPr>
          <w:ilvl w:val="1"/>
          <w:numId w:val="30"/>
        </w:numPr>
        <w:spacing w:line="360" w:lineRule="auto"/>
        <w:jc w:val="both"/>
        <w:rPr>
          <w:b/>
          <w:bCs/>
        </w:rPr>
      </w:pPr>
      <w:r>
        <w:t xml:space="preserve">Open ResConnect dashboard </w:t>
      </w:r>
    </w:p>
    <w:p w14:paraId="5F02CB6E" w14:textId="77777777" w:rsidR="005D170C" w:rsidRPr="005D170C" w:rsidRDefault="005D170C" w:rsidP="00204CEA">
      <w:pPr>
        <w:pStyle w:val="ListParagraph"/>
        <w:numPr>
          <w:ilvl w:val="1"/>
          <w:numId w:val="30"/>
        </w:numPr>
        <w:spacing w:line="360" w:lineRule="auto"/>
        <w:jc w:val="both"/>
        <w:rPr>
          <w:b/>
          <w:bCs/>
        </w:rPr>
      </w:pPr>
      <w:r>
        <w:t>Select “New Duty Report”</w:t>
      </w:r>
    </w:p>
    <w:p w14:paraId="3584E809" w14:textId="77777777" w:rsidR="00D31C97" w:rsidRPr="00D31C97" w:rsidRDefault="005D170C" w:rsidP="00204CEA">
      <w:pPr>
        <w:pStyle w:val="ListParagraph"/>
        <w:numPr>
          <w:ilvl w:val="1"/>
          <w:numId w:val="30"/>
        </w:numPr>
        <w:spacing w:line="360" w:lineRule="auto"/>
        <w:jc w:val="both"/>
        <w:rPr>
          <w:b/>
          <w:bCs/>
        </w:rPr>
      </w:pPr>
      <w:r>
        <w:t>Complete the report template</w:t>
      </w:r>
    </w:p>
    <w:p w14:paraId="49D53BB7" w14:textId="77777777" w:rsidR="00D31C97" w:rsidRPr="00D31C97" w:rsidRDefault="005D170C" w:rsidP="00204CEA">
      <w:pPr>
        <w:pStyle w:val="ListParagraph"/>
        <w:numPr>
          <w:ilvl w:val="1"/>
          <w:numId w:val="35"/>
        </w:numPr>
        <w:spacing w:line="360" w:lineRule="auto"/>
        <w:jc w:val="both"/>
        <w:rPr>
          <w:b/>
          <w:bCs/>
        </w:rPr>
      </w:pPr>
      <w:r>
        <w:t>Review pre-populated house list</w:t>
      </w:r>
    </w:p>
    <w:p w14:paraId="15C8A932" w14:textId="77777777" w:rsidR="00CC70DF" w:rsidRPr="00CC70DF" w:rsidRDefault="005D170C" w:rsidP="00204CEA">
      <w:pPr>
        <w:pStyle w:val="ListParagraph"/>
        <w:numPr>
          <w:ilvl w:val="1"/>
          <w:numId w:val="35"/>
        </w:numPr>
        <w:spacing w:line="360" w:lineRule="auto"/>
        <w:jc w:val="both"/>
        <w:rPr>
          <w:b/>
          <w:bCs/>
        </w:rPr>
      </w:pPr>
      <w:r>
        <w:t>Enter observations for each house</w:t>
      </w:r>
    </w:p>
    <w:p w14:paraId="4A71DF37" w14:textId="400B8A62" w:rsidR="005D170C" w:rsidRPr="00CC70DF" w:rsidRDefault="005D170C" w:rsidP="00204CEA">
      <w:pPr>
        <w:pStyle w:val="ListParagraph"/>
        <w:numPr>
          <w:ilvl w:val="1"/>
          <w:numId w:val="35"/>
        </w:numPr>
        <w:spacing w:line="360" w:lineRule="auto"/>
        <w:jc w:val="both"/>
        <w:rPr>
          <w:b/>
          <w:bCs/>
        </w:rPr>
      </w:pPr>
      <w:r>
        <w:t>Flag maintenance issues (select category + type description)</w:t>
      </w:r>
    </w:p>
    <w:p w14:paraId="3AD07A80" w14:textId="77777777" w:rsidR="00CC70DF" w:rsidRDefault="005D170C" w:rsidP="00204CEA">
      <w:pPr>
        <w:pStyle w:val="ListParagraph"/>
        <w:numPr>
          <w:ilvl w:val="1"/>
          <w:numId w:val="30"/>
        </w:numPr>
        <w:spacing w:line="360" w:lineRule="auto"/>
      </w:pPr>
      <w:r>
        <w:br w:type="page"/>
      </w:r>
      <w:r>
        <w:lastRenderedPageBreak/>
        <w:t>Submit the report</w:t>
      </w:r>
    </w:p>
    <w:p w14:paraId="7962AEB1" w14:textId="77777777" w:rsidR="00CC70DF" w:rsidRDefault="005D170C" w:rsidP="00204CEA">
      <w:pPr>
        <w:pStyle w:val="ListParagraph"/>
        <w:numPr>
          <w:ilvl w:val="1"/>
          <w:numId w:val="37"/>
        </w:numPr>
        <w:spacing w:line="360" w:lineRule="auto"/>
        <w:ind w:left="1920"/>
      </w:pPr>
      <w:r>
        <w:t>Tap “Submit to RLT list”</w:t>
      </w:r>
    </w:p>
    <w:p w14:paraId="28881FFE" w14:textId="77777777" w:rsidR="00CC70DF" w:rsidRDefault="005D170C" w:rsidP="00204CEA">
      <w:pPr>
        <w:pStyle w:val="ListParagraph"/>
        <w:numPr>
          <w:ilvl w:val="1"/>
          <w:numId w:val="37"/>
        </w:numPr>
        <w:spacing w:line="360" w:lineRule="auto"/>
        <w:ind w:left="1920"/>
      </w:pPr>
      <w:r>
        <w:t>Receive sends confirmation (green banner + timestamp)</w:t>
      </w:r>
    </w:p>
    <w:p w14:paraId="79CA6CF3" w14:textId="3F5FE82B" w:rsidR="005D170C" w:rsidRPr="00CC70DF" w:rsidRDefault="005D170C" w:rsidP="00204CEA">
      <w:pPr>
        <w:pStyle w:val="ListParagraph"/>
        <w:numPr>
          <w:ilvl w:val="1"/>
          <w:numId w:val="37"/>
        </w:numPr>
        <w:spacing w:line="360" w:lineRule="auto"/>
        <w:ind w:left="1920"/>
      </w:pPr>
      <w:r>
        <w:t xml:space="preserve">If send fails -&gt; report </w:t>
      </w:r>
      <w:r w:rsidR="00A7796A">
        <w:t>saves</w:t>
      </w:r>
      <w:r>
        <w:t xml:space="preserve"> locally -&gt; auto-retry with notification</w:t>
      </w:r>
    </w:p>
    <w:p w14:paraId="253BEB9A" w14:textId="67186312" w:rsidR="005D170C" w:rsidRPr="005D170C" w:rsidRDefault="005D170C" w:rsidP="00204CEA">
      <w:pPr>
        <w:pStyle w:val="ListParagraph"/>
        <w:numPr>
          <w:ilvl w:val="1"/>
          <w:numId w:val="30"/>
        </w:numPr>
        <w:spacing w:line="360" w:lineRule="auto"/>
        <w:jc w:val="both"/>
        <w:rPr>
          <w:b/>
          <w:bCs/>
        </w:rPr>
      </w:pPr>
      <w:r>
        <w:t xml:space="preserve">Report appears in shift handover log for next RL </w:t>
      </w:r>
    </w:p>
    <w:p w14:paraId="196DBD84" w14:textId="77777777" w:rsidR="00D31C97" w:rsidRDefault="00D31C97" w:rsidP="00D31C97">
      <w:pPr>
        <w:jc w:val="both"/>
      </w:pPr>
      <w:r>
        <w:rPr>
          <w:b/>
          <w:bCs/>
        </w:rPr>
        <w:t xml:space="preserve">Plan 0: </w:t>
      </w:r>
      <w:r>
        <w:t>Do 1, then 2, then 3, then 4, then 5.</w:t>
      </w:r>
    </w:p>
    <w:p w14:paraId="797101B6" w14:textId="77777777" w:rsidR="00182C6B" w:rsidRDefault="00D31C97" w:rsidP="00D31C97">
      <w:pPr>
        <w:jc w:val="both"/>
      </w:pPr>
      <w:r>
        <w:rPr>
          <w:b/>
          <w:bCs/>
        </w:rPr>
        <w:t xml:space="preserve">Plan 3: </w:t>
      </w:r>
      <w:r>
        <w:t xml:space="preserve">Do </w:t>
      </w:r>
      <w:r w:rsidR="00182C6B">
        <w:t>3.1, then 3.2 for each house. If a house has an issue do 3.3.</w:t>
      </w:r>
    </w:p>
    <w:p w14:paraId="21887094" w14:textId="77777777" w:rsidR="00182C6B" w:rsidRDefault="00182C6B" w:rsidP="00D31C97">
      <w:pPr>
        <w:jc w:val="both"/>
      </w:pPr>
      <w:r>
        <w:rPr>
          <w:b/>
          <w:bCs/>
        </w:rPr>
        <w:t xml:space="preserve">Plan 4: </w:t>
      </w:r>
      <w:r>
        <w:t>Do 4.1, then 4.2, if delivery fails, do 4.3.</w:t>
      </w:r>
    </w:p>
    <w:p w14:paraId="38654A14" w14:textId="77777777" w:rsidR="00182C6B" w:rsidRDefault="00182C6B" w:rsidP="00182C6B">
      <w:pPr>
        <w:pStyle w:val="Heading30"/>
      </w:pPr>
      <w:bookmarkStart w:id="14" w:name="_Toc228570255"/>
      <w:r>
        <w:t>3.2. Scenario 2: Creating and Promoting a College Event (Reece)</w:t>
      </w:r>
      <w:bookmarkEnd w:id="14"/>
    </w:p>
    <w:p w14:paraId="2602B74B" w14:textId="77777777" w:rsidR="00182C6B" w:rsidRDefault="00182C6B" w:rsidP="00306EB5">
      <w:pPr>
        <w:jc w:val="both"/>
      </w:pPr>
      <w:r>
        <w:t>Reece pitched a Pancake Night at last Monday’s 6:30pm RL meeting and got a verbal approval from the team. Now he needs a formal sign-off from the Residential Life Coordinator (RLS), a completed risk assessment on file, and promotional material published out across the residence before Friday.</w:t>
      </w:r>
    </w:p>
    <w:p w14:paraId="6337FA22" w14:textId="7DDFB967" w:rsidR="00182C6B" w:rsidRDefault="00182C6B" w:rsidP="00306EB5">
      <w:pPr>
        <w:jc w:val="both"/>
      </w:pPr>
      <w:r>
        <w:t>In ResConnect, Reece opens the Event Dashboard and taps “New Event”. He fills in the event name, date, time, and location, writes a short description, and uploads his risk assessment as a PDF. The app sends and approval request notification to the RLC. When the RLC signs off (which shows up as a green tick on the event card), Reece moves to promotion. He selects a built-in poster template, adds the event image, previews the flyer, and hits “Publish”. ResConnect pushes the event to the resident feed as a card with RSVP enabled, generates a shareable link Reece can drop into house group chats, and make the flyer available for download so he can print copies for notice boards. On his Event Dashboard, a Kanban-style timeline shows him the vent’s status: risk assessment approved, supplies requested, 3 days until the event, and a live RSVP count updating as residents respond (</w:t>
      </w:r>
      <w:r w:rsidR="009949FD" w:rsidRPr="009949FD">
        <w:t>Anderson 2010</w:t>
      </w:r>
      <w:r>
        <w:t>).</w:t>
      </w:r>
    </w:p>
    <w:p w14:paraId="483EA690" w14:textId="77777777" w:rsidR="009E052E" w:rsidRDefault="009E052E" w:rsidP="00182C6B">
      <w:pPr>
        <w:rPr>
          <w:b/>
          <w:bCs/>
        </w:rPr>
      </w:pPr>
      <w:r>
        <w:rPr>
          <w:b/>
          <w:bCs/>
        </w:rPr>
        <w:t>HTA: Create and Promote an Event</w:t>
      </w:r>
    </w:p>
    <w:p w14:paraId="21EB1AA5" w14:textId="77777777" w:rsidR="009E052E" w:rsidRPr="009E052E" w:rsidRDefault="009E052E" w:rsidP="00204CEA">
      <w:pPr>
        <w:pStyle w:val="ListParagraph"/>
        <w:numPr>
          <w:ilvl w:val="0"/>
          <w:numId w:val="38"/>
        </w:numPr>
        <w:spacing w:line="360" w:lineRule="auto"/>
        <w:rPr>
          <w:b/>
          <w:bCs/>
        </w:rPr>
      </w:pPr>
      <w:r>
        <w:t>Create and promote a college event</w:t>
      </w:r>
    </w:p>
    <w:p w14:paraId="7969ACCB" w14:textId="77777777" w:rsidR="009E052E" w:rsidRPr="009E052E" w:rsidRDefault="009E052E" w:rsidP="00204CEA">
      <w:pPr>
        <w:pStyle w:val="ListParagraph"/>
        <w:numPr>
          <w:ilvl w:val="1"/>
          <w:numId w:val="38"/>
        </w:numPr>
        <w:spacing w:line="360" w:lineRule="auto"/>
        <w:rPr>
          <w:b/>
          <w:bCs/>
        </w:rPr>
      </w:pPr>
      <w:r>
        <w:t>Open Event Dashboard</w:t>
      </w:r>
    </w:p>
    <w:p w14:paraId="333A8F59" w14:textId="77777777" w:rsidR="009E052E" w:rsidRPr="009E052E" w:rsidRDefault="009E052E" w:rsidP="00204CEA">
      <w:pPr>
        <w:pStyle w:val="ListParagraph"/>
        <w:numPr>
          <w:ilvl w:val="1"/>
          <w:numId w:val="38"/>
        </w:numPr>
        <w:spacing w:line="360" w:lineRule="auto"/>
        <w:rPr>
          <w:b/>
          <w:bCs/>
        </w:rPr>
      </w:pPr>
      <w:r>
        <w:t>Create new event</w:t>
      </w:r>
    </w:p>
    <w:p w14:paraId="44A21892" w14:textId="77777777" w:rsidR="009E052E" w:rsidRDefault="009E052E" w:rsidP="00204CEA">
      <w:pPr>
        <w:pStyle w:val="ListParagraph"/>
        <w:numPr>
          <w:ilvl w:val="1"/>
          <w:numId w:val="39"/>
        </w:numPr>
        <w:spacing w:line="360" w:lineRule="auto"/>
      </w:pPr>
      <w:r>
        <w:t>Enter event details (name, date, time, location)</w:t>
      </w:r>
    </w:p>
    <w:p w14:paraId="3DD18286" w14:textId="77777777" w:rsidR="009E052E" w:rsidRDefault="009E052E" w:rsidP="00204CEA">
      <w:pPr>
        <w:pStyle w:val="ListParagraph"/>
        <w:numPr>
          <w:ilvl w:val="1"/>
          <w:numId w:val="39"/>
        </w:numPr>
        <w:spacing w:line="360" w:lineRule="auto"/>
      </w:pPr>
      <w:r>
        <w:t>Write event description</w:t>
      </w:r>
    </w:p>
    <w:p w14:paraId="0756405A" w14:textId="008307DE" w:rsidR="009E052E" w:rsidRDefault="009E052E" w:rsidP="00204CEA">
      <w:pPr>
        <w:pStyle w:val="ListParagraph"/>
        <w:numPr>
          <w:ilvl w:val="1"/>
          <w:numId w:val="39"/>
        </w:numPr>
        <w:spacing w:line="360" w:lineRule="auto"/>
      </w:pPr>
      <w:r>
        <w:t>Upload risk assessment PDF</w:t>
      </w:r>
    </w:p>
    <w:p w14:paraId="49CB7FD9" w14:textId="77777777" w:rsidR="009E052E" w:rsidRDefault="009E052E" w:rsidP="00204CEA">
      <w:pPr>
        <w:pStyle w:val="ListParagraph"/>
        <w:numPr>
          <w:ilvl w:val="1"/>
          <w:numId w:val="38"/>
        </w:numPr>
        <w:spacing w:line="360" w:lineRule="auto"/>
      </w:pPr>
      <w:r>
        <w:t>Request RLC approval</w:t>
      </w:r>
    </w:p>
    <w:p w14:paraId="4C4CD277" w14:textId="343AA836" w:rsidR="009E052E" w:rsidRDefault="009E052E" w:rsidP="00204CEA">
      <w:pPr>
        <w:pStyle w:val="ListParagraph"/>
        <w:numPr>
          <w:ilvl w:val="1"/>
          <w:numId w:val="40"/>
        </w:numPr>
        <w:spacing w:line="360" w:lineRule="auto"/>
      </w:pPr>
      <w:r>
        <w:t>App sends notification to RLC</w:t>
      </w:r>
    </w:p>
    <w:p w14:paraId="6B16A7B5" w14:textId="77777777" w:rsidR="009E052E" w:rsidRDefault="009E052E" w:rsidP="00204CEA">
      <w:pPr>
        <w:pStyle w:val="ListParagraph"/>
        <w:numPr>
          <w:ilvl w:val="1"/>
          <w:numId w:val="40"/>
        </w:numPr>
        <w:spacing w:line="360" w:lineRule="auto"/>
      </w:pPr>
      <w:r>
        <w:t xml:space="preserve"> Wait for approval status update</w:t>
      </w:r>
    </w:p>
    <w:p w14:paraId="4BA5ACF6" w14:textId="7B64F4F7" w:rsidR="009E052E" w:rsidRDefault="009E052E" w:rsidP="00204CEA">
      <w:pPr>
        <w:pStyle w:val="ListParagraph"/>
        <w:numPr>
          <w:ilvl w:val="1"/>
          <w:numId w:val="40"/>
        </w:numPr>
        <w:spacing w:line="360" w:lineRule="auto"/>
      </w:pPr>
      <w:r>
        <w:t>Receive green tick confirmation on event card</w:t>
      </w:r>
    </w:p>
    <w:p w14:paraId="343A4AED" w14:textId="77777777" w:rsidR="009E052E" w:rsidRDefault="009E052E" w:rsidP="00204CEA">
      <w:pPr>
        <w:pStyle w:val="ListParagraph"/>
        <w:numPr>
          <w:ilvl w:val="1"/>
          <w:numId w:val="38"/>
        </w:numPr>
        <w:spacing w:line="360" w:lineRule="auto"/>
      </w:pPr>
      <w:r>
        <w:t>Design promotional material</w:t>
      </w:r>
    </w:p>
    <w:p w14:paraId="02678F49" w14:textId="0950FCF1" w:rsidR="009E052E" w:rsidRDefault="009E052E" w:rsidP="00204CEA">
      <w:pPr>
        <w:pStyle w:val="ListParagraph"/>
        <w:numPr>
          <w:ilvl w:val="1"/>
          <w:numId w:val="41"/>
        </w:numPr>
        <w:spacing w:line="360" w:lineRule="auto"/>
      </w:pPr>
      <w:r>
        <w:t>Select poster template</w:t>
      </w:r>
    </w:p>
    <w:p w14:paraId="3914F97D" w14:textId="77777777" w:rsidR="009E052E" w:rsidRDefault="009E052E" w:rsidP="00204CEA">
      <w:pPr>
        <w:pStyle w:val="ListParagraph"/>
        <w:numPr>
          <w:ilvl w:val="1"/>
          <w:numId w:val="41"/>
        </w:numPr>
        <w:spacing w:line="360" w:lineRule="auto"/>
      </w:pPr>
      <w:r>
        <w:t>Add event image and details</w:t>
      </w:r>
    </w:p>
    <w:p w14:paraId="1AFA87A4" w14:textId="779C0FBF" w:rsidR="009E052E" w:rsidRDefault="009E052E" w:rsidP="00204CEA">
      <w:pPr>
        <w:pStyle w:val="ListParagraph"/>
        <w:numPr>
          <w:ilvl w:val="1"/>
          <w:numId w:val="41"/>
        </w:numPr>
        <w:spacing w:line="360" w:lineRule="auto"/>
      </w:pPr>
      <w:r>
        <w:lastRenderedPageBreak/>
        <w:t>Preview flyer</w:t>
      </w:r>
    </w:p>
    <w:p w14:paraId="405970F5" w14:textId="1C4FA660" w:rsidR="009E052E" w:rsidRDefault="009E052E" w:rsidP="00204CEA">
      <w:pPr>
        <w:pStyle w:val="ListParagraph"/>
        <w:numPr>
          <w:ilvl w:val="1"/>
          <w:numId w:val="38"/>
        </w:numPr>
        <w:spacing w:line="360" w:lineRule="auto"/>
      </w:pPr>
      <w:r>
        <w:t>Publish and distribution</w:t>
      </w:r>
    </w:p>
    <w:p w14:paraId="48E202C0" w14:textId="77777777" w:rsidR="009E052E" w:rsidRDefault="009E052E" w:rsidP="00204CEA">
      <w:pPr>
        <w:pStyle w:val="ListParagraph"/>
        <w:numPr>
          <w:ilvl w:val="1"/>
          <w:numId w:val="42"/>
        </w:numPr>
        <w:spacing w:line="360" w:lineRule="auto"/>
      </w:pPr>
      <w:r>
        <w:t>Tap “Publish” to push event card to resident feed</w:t>
      </w:r>
    </w:p>
    <w:p w14:paraId="4C5BBD88" w14:textId="77777777" w:rsidR="009E052E" w:rsidRDefault="009E052E" w:rsidP="00204CEA">
      <w:pPr>
        <w:pStyle w:val="ListParagraph"/>
        <w:numPr>
          <w:ilvl w:val="1"/>
          <w:numId w:val="42"/>
        </w:numPr>
        <w:spacing w:line="360" w:lineRule="auto"/>
      </w:pPr>
      <w:r>
        <w:t>Copy shareable link for house group chats</w:t>
      </w:r>
    </w:p>
    <w:p w14:paraId="0643220F" w14:textId="5BE71D4B" w:rsidR="009E052E" w:rsidRDefault="009E052E" w:rsidP="00204CEA">
      <w:pPr>
        <w:pStyle w:val="ListParagraph"/>
        <w:numPr>
          <w:ilvl w:val="1"/>
          <w:numId w:val="42"/>
        </w:numPr>
        <w:spacing w:line="360" w:lineRule="auto"/>
      </w:pPr>
      <w:r>
        <w:t>Download flyer PDF for printing</w:t>
      </w:r>
    </w:p>
    <w:p w14:paraId="3A1A8122" w14:textId="77777777" w:rsidR="009E052E" w:rsidRDefault="009E052E" w:rsidP="00204CEA">
      <w:pPr>
        <w:pStyle w:val="ListParagraph"/>
        <w:numPr>
          <w:ilvl w:val="1"/>
          <w:numId w:val="38"/>
        </w:numPr>
        <w:spacing w:line="360" w:lineRule="auto"/>
      </w:pPr>
      <w:r>
        <w:t>Track engagement on Kanban timeline</w:t>
      </w:r>
    </w:p>
    <w:p w14:paraId="147595F6" w14:textId="77777777" w:rsidR="009E052E" w:rsidRDefault="009E052E" w:rsidP="00204CEA">
      <w:pPr>
        <w:pStyle w:val="ListParagraph"/>
        <w:numPr>
          <w:ilvl w:val="1"/>
          <w:numId w:val="43"/>
        </w:numPr>
        <w:spacing w:line="360" w:lineRule="auto"/>
      </w:pPr>
      <w:r>
        <w:t>Monitor RSVP count on event card</w:t>
      </w:r>
    </w:p>
    <w:p w14:paraId="6DA25CE9" w14:textId="55C22796" w:rsidR="009E052E" w:rsidRDefault="009E052E" w:rsidP="00204CEA">
      <w:pPr>
        <w:pStyle w:val="ListParagraph"/>
        <w:numPr>
          <w:ilvl w:val="1"/>
          <w:numId w:val="43"/>
        </w:numPr>
        <w:spacing w:line="360" w:lineRule="auto"/>
      </w:pPr>
      <w:r>
        <w:t>View event status (approval, supplies, days remaining)</w:t>
      </w:r>
    </w:p>
    <w:p w14:paraId="7823AA8B" w14:textId="77777777" w:rsidR="009E052E" w:rsidRDefault="009E052E" w:rsidP="009E052E">
      <w:r>
        <w:rPr>
          <w:b/>
          <w:bCs/>
        </w:rPr>
        <w:t xml:space="preserve">Plan 0: </w:t>
      </w:r>
      <w:r>
        <w:t>Do 1, then 2, then 3. When approved, do 4, then 5, then 6.</w:t>
      </w:r>
    </w:p>
    <w:p w14:paraId="5F1D049F" w14:textId="77777777" w:rsidR="009E052E" w:rsidRDefault="009E052E" w:rsidP="009E052E">
      <w:r>
        <w:rPr>
          <w:b/>
          <w:bCs/>
        </w:rPr>
        <w:t xml:space="preserve">Plan 2: </w:t>
      </w:r>
      <w:r>
        <w:t>Do 2.1, then 2,2, then 2.3.</w:t>
      </w:r>
    </w:p>
    <w:p w14:paraId="40600870" w14:textId="3939F50F" w:rsidR="001F4F59" w:rsidRDefault="001F4F59" w:rsidP="009E052E">
      <w:r>
        <w:rPr>
          <w:b/>
          <w:bCs/>
        </w:rPr>
        <w:t xml:space="preserve">Plan 3: </w:t>
      </w:r>
      <w:r>
        <w:t>Do 3.1, then, 3.2. Upon update, do 3.3.</w:t>
      </w:r>
    </w:p>
    <w:p w14:paraId="2DB57CB3" w14:textId="11DE45D2" w:rsidR="001F4F59" w:rsidRPr="001F4F59" w:rsidRDefault="001F4F59" w:rsidP="009E052E">
      <w:r>
        <w:rPr>
          <w:b/>
          <w:bCs/>
        </w:rPr>
        <w:t xml:space="preserve">Plan 4: </w:t>
      </w:r>
      <w:r>
        <w:t>Do 4.1, then 4.2, then 4.3.</w:t>
      </w:r>
    </w:p>
    <w:p w14:paraId="3C80CF2F" w14:textId="77777777" w:rsidR="009E052E" w:rsidRDefault="009E052E" w:rsidP="009E052E">
      <w:r>
        <w:rPr>
          <w:b/>
          <w:bCs/>
        </w:rPr>
        <w:t xml:space="preserve">Plan 5: </w:t>
      </w:r>
      <w:r>
        <w:t>Do 5.1, then 5.2 and 5.3 can be done in any order.</w:t>
      </w:r>
    </w:p>
    <w:p w14:paraId="3E97D011" w14:textId="77777777" w:rsidR="009E052E" w:rsidRDefault="009E052E" w:rsidP="009E052E">
      <w:r>
        <w:rPr>
          <w:b/>
          <w:bCs/>
        </w:rPr>
        <w:t>Plan 6:</w:t>
      </w:r>
      <w:r>
        <w:t xml:space="preserve"> Do 6.1 and 6.2 as needed (ongoing monitoring).</w:t>
      </w:r>
    </w:p>
    <w:p w14:paraId="7CE52ED1" w14:textId="77777777" w:rsidR="008238BA" w:rsidRDefault="008238BA" w:rsidP="008238BA">
      <w:pPr>
        <w:pStyle w:val="Heading30"/>
      </w:pPr>
      <w:bookmarkStart w:id="15" w:name="_Toc228570256"/>
      <w:r>
        <w:t>3.3 Scenario 3: Discovering an Event and Reporting a Maintenance Issue (Kuni)</w:t>
      </w:r>
      <w:bookmarkEnd w:id="15"/>
    </w:p>
    <w:p w14:paraId="246EB366" w14:textId="5D59FC7E" w:rsidR="009E052E" w:rsidRDefault="008238BA" w:rsidP="00306EB5">
      <w:pPr>
        <w:jc w:val="both"/>
      </w:pPr>
      <w:r>
        <w:t>Kuni gets back to his room after long Wednesday of lectures and a four-hour café shift. He’s got a 9am class tomorrow and wants to quickly check if anything is happening this week before he sleeps. He also noticed the shower head in the common bathroom has been dripping for three days and wants to flag it without having to message his RL directly on Facebook about something that feels too small to bring up personally.</w:t>
      </w:r>
    </w:p>
    <w:p w14:paraId="6E0E3671" w14:textId="0C1F5F82" w:rsidR="008238BA" w:rsidRDefault="008238BA" w:rsidP="00306EB5">
      <w:pPr>
        <w:jc w:val="both"/>
      </w:pPr>
      <w:r>
        <w:t xml:space="preserve">In ResConnect, Kuni opens the </w:t>
      </w:r>
      <w:r w:rsidR="00204CEA">
        <w:t>app on his phone. The resident feed shows two event cards for the week: Pancake Night on Thursday and a Study Session on Saturday. Each card has the event name, time, location, and an RSVP count. He sees that 14 people have RSVPed for Pancake Night, including two people from his houses he recognises, so he taps “I’m going”. The app confirms his RSVP with a quick tick animation. Then he taps the “Report Issue” button at the bottom of the feed, selects “</w:t>
      </w:r>
      <w:r w:rsidR="00A7796A">
        <w:t>Maintenance</w:t>
      </w:r>
      <w:r w:rsidR="00204CEA">
        <w:t>” from category list, picks “Bathroom” and “House 4” as the location, and types “shower head leaking”. He doesn’t need to enter his name. The report goes to the RL on duty and gets logged for the maintenance team automatically (</w:t>
      </w:r>
      <w:r w:rsidR="009949FD" w:rsidRPr="009949FD">
        <w:t>Parasuraman, Sheridan &amp; Wickens 2000</w:t>
      </w:r>
      <w:r w:rsidR="00204CEA">
        <w:t>).</w:t>
      </w:r>
    </w:p>
    <w:p w14:paraId="483F3AD0" w14:textId="49C4C6AC" w:rsidR="00204CEA" w:rsidRDefault="00204CEA" w:rsidP="008238BA">
      <w:r>
        <w:rPr>
          <w:b/>
          <w:bCs/>
        </w:rPr>
        <w:t>HTA: Discover Events and Report an Issue</w:t>
      </w:r>
    </w:p>
    <w:p w14:paraId="1D9AAE54" w14:textId="18575206" w:rsidR="00204CEA" w:rsidRPr="00204CEA" w:rsidRDefault="00204CEA" w:rsidP="00204CEA">
      <w:pPr>
        <w:pStyle w:val="ListParagraph"/>
        <w:numPr>
          <w:ilvl w:val="0"/>
          <w:numId w:val="44"/>
        </w:numPr>
        <w:spacing w:line="360" w:lineRule="auto"/>
        <w:rPr>
          <w:b/>
          <w:bCs/>
        </w:rPr>
      </w:pPr>
      <w:r>
        <w:t>Discover weekly events and report a maintenance issue</w:t>
      </w:r>
    </w:p>
    <w:p w14:paraId="2B319651" w14:textId="168AFCE6" w:rsidR="00204CEA" w:rsidRDefault="00204CEA" w:rsidP="00204CEA">
      <w:pPr>
        <w:pStyle w:val="ListParagraph"/>
        <w:spacing w:line="360" w:lineRule="auto"/>
      </w:pPr>
      <w:r>
        <w:rPr>
          <w:b/>
          <w:bCs/>
        </w:rPr>
        <w:t xml:space="preserve">1. </w:t>
      </w:r>
      <w:r>
        <w:t>Open ResConnect on mobile</w:t>
      </w:r>
    </w:p>
    <w:p w14:paraId="1BD132A0" w14:textId="758BD831" w:rsidR="00204CEA" w:rsidRDefault="00204CEA" w:rsidP="00204CEA">
      <w:pPr>
        <w:pStyle w:val="ListParagraph"/>
        <w:spacing w:line="360" w:lineRule="auto"/>
      </w:pPr>
      <w:r>
        <w:rPr>
          <w:b/>
          <w:bCs/>
        </w:rPr>
        <w:t>2.</w:t>
      </w:r>
      <w:r>
        <w:t xml:space="preserve"> Browse the resident feed</w:t>
      </w:r>
    </w:p>
    <w:p w14:paraId="2489AD5C" w14:textId="0B851D9B" w:rsidR="00204CEA" w:rsidRDefault="00204CEA" w:rsidP="00204CEA">
      <w:pPr>
        <w:pStyle w:val="ListParagraph"/>
        <w:spacing w:line="360" w:lineRule="auto"/>
      </w:pPr>
      <w:r>
        <w:rPr>
          <w:b/>
          <w:bCs/>
        </w:rPr>
        <w:tab/>
      </w:r>
      <w:r w:rsidRPr="005E7291">
        <w:t>2.1</w:t>
      </w:r>
      <w:r>
        <w:t xml:space="preserve"> View event cards for the current week</w:t>
      </w:r>
    </w:p>
    <w:p w14:paraId="437D95BB" w14:textId="397B2D23" w:rsidR="00204CEA" w:rsidRDefault="00204CEA" w:rsidP="00204CEA">
      <w:pPr>
        <w:pStyle w:val="ListParagraph"/>
        <w:spacing w:line="360" w:lineRule="auto"/>
      </w:pPr>
      <w:r>
        <w:rPr>
          <w:b/>
          <w:bCs/>
        </w:rPr>
        <w:tab/>
      </w:r>
      <w:r w:rsidR="00A7796A" w:rsidRPr="005E7291">
        <w:t>2.2 C</w:t>
      </w:r>
      <w:r w:rsidR="00A7796A">
        <w:t>heck</w:t>
      </w:r>
      <w:r>
        <w:t xml:space="preserve"> RSVP count and “friends attending” list</w:t>
      </w:r>
    </w:p>
    <w:p w14:paraId="51814CF9" w14:textId="07363CB6" w:rsidR="00204CEA" w:rsidRDefault="00204CEA" w:rsidP="00204CEA">
      <w:pPr>
        <w:pStyle w:val="ListParagraph"/>
        <w:spacing w:line="360" w:lineRule="auto"/>
      </w:pPr>
      <w:r>
        <w:rPr>
          <w:b/>
          <w:bCs/>
        </w:rPr>
        <w:t>3.</w:t>
      </w:r>
      <w:r>
        <w:t xml:space="preserve"> RSVP to an event</w:t>
      </w:r>
    </w:p>
    <w:p w14:paraId="5DAE7ED7" w14:textId="4801E145" w:rsidR="00204CEA" w:rsidRDefault="00204CEA" w:rsidP="00204CEA">
      <w:pPr>
        <w:pStyle w:val="ListParagraph"/>
        <w:spacing w:line="360" w:lineRule="auto"/>
      </w:pPr>
      <w:r>
        <w:rPr>
          <w:b/>
          <w:bCs/>
        </w:rPr>
        <w:tab/>
      </w:r>
      <w:r w:rsidRPr="005E7291">
        <w:t>3.1</w:t>
      </w:r>
      <w:r>
        <w:t xml:space="preserve"> Tap “I’m going” on event card</w:t>
      </w:r>
    </w:p>
    <w:p w14:paraId="30162629" w14:textId="6F7BC606" w:rsidR="00204CEA" w:rsidRDefault="00204CEA" w:rsidP="00204CEA">
      <w:pPr>
        <w:pStyle w:val="ListParagraph"/>
        <w:spacing w:line="360" w:lineRule="auto"/>
      </w:pPr>
      <w:r>
        <w:rPr>
          <w:b/>
          <w:bCs/>
        </w:rPr>
        <w:tab/>
      </w:r>
      <w:r w:rsidRPr="005E7291">
        <w:t>3.2 Receive</w:t>
      </w:r>
      <w:r>
        <w:t xml:space="preserve"> RSVP confirmation animation</w:t>
      </w:r>
    </w:p>
    <w:p w14:paraId="1E7B3576" w14:textId="57EA7CBC" w:rsidR="00204CEA" w:rsidRDefault="00204CEA" w:rsidP="00204CEA">
      <w:pPr>
        <w:pStyle w:val="ListParagraph"/>
        <w:spacing w:line="360" w:lineRule="auto"/>
      </w:pPr>
      <w:r>
        <w:rPr>
          <w:b/>
          <w:bCs/>
        </w:rPr>
        <w:lastRenderedPageBreak/>
        <w:t>4.</w:t>
      </w:r>
      <w:r>
        <w:t xml:space="preserve"> Report a maintenance issue</w:t>
      </w:r>
    </w:p>
    <w:p w14:paraId="3C4A6EEF" w14:textId="0D313FD1" w:rsidR="00204CEA" w:rsidRDefault="00204CEA" w:rsidP="00204CEA">
      <w:pPr>
        <w:pStyle w:val="ListParagraph"/>
        <w:spacing w:line="360" w:lineRule="auto"/>
      </w:pPr>
      <w:r>
        <w:rPr>
          <w:b/>
          <w:bCs/>
        </w:rPr>
        <w:tab/>
      </w:r>
      <w:r w:rsidRPr="005E7291">
        <w:t>4.</w:t>
      </w:r>
      <w:r>
        <w:t>1 Tap “Report Issue” button</w:t>
      </w:r>
    </w:p>
    <w:p w14:paraId="3A3F4902" w14:textId="67CA2216" w:rsidR="00204CEA" w:rsidRDefault="00204CEA" w:rsidP="00204CEA">
      <w:pPr>
        <w:pStyle w:val="ListParagraph"/>
        <w:spacing w:line="360" w:lineRule="auto"/>
      </w:pPr>
      <w:r>
        <w:rPr>
          <w:b/>
          <w:bCs/>
        </w:rPr>
        <w:tab/>
      </w:r>
      <w:r w:rsidRPr="005E7291">
        <w:t>4.</w:t>
      </w:r>
      <w:r>
        <w:t>2 Select issue category (Maintenance)</w:t>
      </w:r>
    </w:p>
    <w:p w14:paraId="6FAC99A3" w14:textId="74E5F03E" w:rsidR="00204CEA" w:rsidRDefault="00204CEA" w:rsidP="00204CEA">
      <w:pPr>
        <w:pStyle w:val="ListParagraph"/>
        <w:spacing w:line="360" w:lineRule="auto"/>
      </w:pPr>
      <w:r>
        <w:rPr>
          <w:b/>
          <w:bCs/>
        </w:rPr>
        <w:tab/>
      </w:r>
      <w:r w:rsidRPr="005E7291">
        <w:t>4</w:t>
      </w:r>
      <w:r>
        <w:rPr>
          <w:b/>
          <w:bCs/>
        </w:rPr>
        <w:t>.</w:t>
      </w:r>
      <w:r>
        <w:t>3 Select location (Bathroom, House 4)</w:t>
      </w:r>
    </w:p>
    <w:p w14:paraId="59FD1A14" w14:textId="04D84CEF" w:rsidR="00204CEA" w:rsidRDefault="00204CEA" w:rsidP="00204CEA">
      <w:pPr>
        <w:pStyle w:val="ListParagraph"/>
        <w:spacing w:line="360" w:lineRule="auto"/>
      </w:pPr>
      <w:r>
        <w:rPr>
          <w:b/>
          <w:bCs/>
        </w:rPr>
        <w:tab/>
      </w:r>
      <w:r w:rsidRPr="005E7291">
        <w:t>4.</w:t>
      </w:r>
      <w:r>
        <w:t>4 Type short description</w:t>
      </w:r>
    </w:p>
    <w:p w14:paraId="62E0C8E4" w14:textId="66EF6564" w:rsidR="00204CEA" w:rsidRDefault="00204CEA" w:rsidP="00204CEA">
      <w:pPr>
        <w:pStyle w:val="ListParagraph"/>
        <w:spacing w:line="360" w:lineRule="auto"/>
      </w:pPr>
      <w:r>
        <w:rPr>
          <w:b/>
          <w:bCs/>
        </w:rPr>
        <w:tab/>
      </w:r>
      <w:r w:rsidRPr="005E7291">
        <w:t>4.</w:t>
      </w:r>
      <w:r>
        <w:t>5 Submit (no name required)</w:t>
      </w:r>
    </w:p>
    <w:p w14:paraId="020DBC31" w14:textId="120331BB" w:rsidR="00204CEA" w:rsidRDefault="00204CEA" w:rsidP="00204CEA">
      <w:pPr>
        <w:pStyle w:val="ListParagraph"/>
        <w:spacing w:line="360" w:lineRule="auto"/>
      </w:pPr>
      <w:r>
        <w:rPr>
          <w:b/>
          <w:bCs/>
        </w:rPr>
        <w:t>5.</w:t>
      </w:r>
      <w:r>
        <w:t xml:space="preserve"> Submit routes to RL on duty and maintenance log</w:t>
      </w:r>
    </w:p>
    <w:p w14:paraId="0DA3F75D" w14:textId="788831C3" w:rsidR="00204CEA" w:rsidRDefault="00204CEA" w:rsidP="00204CEA">
      <w:pPr>
        <w:spacing w:line="276" w:lineRule="auto"/>
      </w:pPr>
      <w:r>
        <w:rPr>
          <w:b/>
          <w:bCs/>
        </w:rPr>
        <w:t xml:space="preserve">Plan 0: </w:t>
      </w:r>
      <w:r>
        <w:t>Do 1, then 2. If interested in an event, do 3. If there’s an issue to report, do 4. System does 5 automatically.</w:t>
      </w:r>
    </w:p>
    <w:p w14:paraId="7BE84676" w14:textId="6118DC97" w:rsidR="00204CEA" w:rsidRDefault="00204CEA" w:rsidP="00204CEA">
      <w:pPr>
        <w:spacing w:line="276" w:lineRule="auto"/>
      </w:pPr>
      <w:r>
        <w:rPr>
          <w:b/>
          <w:bCs/>
        </w:rPr>
        <w:t xml:space="preserve">Plan 2: </w:t>
      </w:r>
      <w:r>
        <w:t>Do 2.1, then 2.2 for any event of interest.</w:t>
      </w:r>
    </w:p>
    <w:p w14:paraId="2403A657" w14:textId="10A5D65C" w:rsidR="00A30FB5" w:rsidRPr="00A30FB5" w:rsidRDefault="00A30FB5" w:rsidP="00204CEA">
      <w:pPr>
        <w:spacing w:line="276" w:lineRule="auto"/>
      </w:pPr>
      <w:r>
        <w:rPr>
          <w:b/>
          <w:bCs/>
        </w:rPr>
        <w:t xml:space="preserve">Plan 3: </w:t>
      </w:r>
      <w:r>
        <w:t>Do 3.1, then 3.2.</w:t>
      </w:r>
    </w:p>
    <w:p w14:paraId="2F0E5F0B" w14:textId="22094073" w:rsidR="00A7796A" w:rsidRDefault="00204CEA" w:rsidP="00A7796A">
      <w:pPr>
        <w:spacing w:line="480" w:lineRule="auto"/>
      </w:pPr>
      <w:r>
        <w:rPr>
          <w:b/>
          <w:bCs/>
        </w:rPr>
        <w:t xml:space="preserve">Plan 4: </w:t>
      </w:r>
      <w:r>
        <w:t>Do 4.1</w:t>
      </w:r>
      <w:r w:rsidR="00A30FB5">
        <w:t>, then 4.2,</w:t>
      </w:r>
      <w:r>
        <w:t xml:space="preserve"> then 4.3</w:t>
      </w:r>
      <w:r w:rsidR="00A30FB5">
        <w:t>,</w:t>
      </w:r>
      <w:r>
        <w:t xml:space="preserve"> then 4.4, then 4.5.</w:t>
      </w:r>
      <w:ins w:id="16" w:author="Maneerat Rumsamrong" w:date="2026-05-13T20:01:00Z" w16du:dateUtc="2026-05-13T10:01:00Z">
        <w:r w:rsidR="00A86D14">
          <w:br/>
        </w:r>
        <w:commentRangeStart w:id="17"/>
        <w:r w:rsidR="00A86D14">
          <w:t>x</w:t>
        </w:r>
      </w:ins>
      <w:commentRangeEnd w:id="17"/>
      <w:r w:rsidR="003F3285">
        <w:rPr>
          <w:rStyle w:val="CommentReference"/>
          <w:sz w:val="22"/>
          <w:szCs w:val="22"/>
        </w:rPr>
        <w:commentReference w:id="17"/>
      </w:r>
    </w:p>
    <w:p w14:paraId="05EA5B17" w14:textId="1F647D80" w:rsidR="00A7796A" w:rsidRDefault="00A7796A" w:rsidP="00A7796A">
      <w:pPr>
        <w:pStyle w:val="Heading1"/>
      </w:pPr>
      <w:bookmarkStart w:id="18" w:name="_Toc228570257"/>
      <w:r>
        <w:t>Section 4: Paper Wireframes</w:t>
      </w:r>
      <w:bookmarkEnd w:id="18"/>
    </w:p>
    <w:p w14:paraId="4C2AF5AC" w14:textId="6EBDF16A" w:rsidR="00A7796A" w:rsidRDefault="00A7796A" w:rsidP="00A7796A">
      <w:pPr>
        <w:jc w:val="both"/>
      </w:pPr>
      <w:r>
        <w:t>Each wireframe below corresponds to one of the three scenarios from Section 3. These are low-fidelity sketches that show screen layout, key UI elements, and interaction flow. They don’t need to be pixel-perfect; the purpose is to demonstrate how the interface supports each user’s task.</w:t>
      </w:r>
    </w:p>
    <w:p w14:paraId="3940BA38" w14:textId="2EAE6FAD" w:rsidR="00967EB6" w:rsidRDefault="00967EB6" w:rsidP="00967EB6">
      <w:pPr>
        <w:pStyle w:val="Heading30"/>
      </w:pPr>
      <w:bookmarkStart w:id="19" w:name="_Toc228570258"/>
      <w:r>
        <w:t>Wireframe 1: Duty Report Submission Screen (Scenario 1: Reece)</w:t>
      </w:r>
      <w:bookmarkEnd w:id="19"/>
    </w:p>
    <w:p w14:paraId="39E59A97" w14:textId="55B5C483" w:rsidR="00A7796A" w:rsidRPr="00A7796A" w:rsidRDefault="00A7796A" w:rsidP="00A7796A">
      <w:pPr>
        <w:spacing w:after="0"/>
        <w:jc w:val="both"/>
        <w:rPr>
          <w:b/>
          <w:bCs/>
        </w:rPr>
      </w:pPr>
      <w:r>
        <w:rPr>
          <w:b/>
          <w:bCs/>
        </w:rPr>
        <w:t xml:space="preserve">Screen: </w:t>
      </w:r>
      <w:r w:rsidRPr="00A7796A">
        <w:rPr>
          <w:b/>
          <w:bCs/>
          <w:i/>
          <w:iCs/>
        </w:rPr>
        <w:t xml:space="preserve">Mobile </w:t>
      </w:r>
      <w:r w:rsidRPr="00A7796A">
        <w:rPr>
          <w:b/>
          <w:bCs/>
          <w:i/>
          <w:iCs/>
        </w:rPr>
        <w:sym w:font="Wingdings" w:char="F0E0"/>
      </w:r>
      <w:r w:rsidRPr="00A7796A">
        <w:rPr>
          <w:b/>
          <w:bCs/>
          <w:i/>
          <w:iCs/>
        </w:rPr>
        <w:t xml:space="preserve"> ResConnect Dashboard </w:t>
      </w:r>
      <w:r w:rsidRPr="00A7796A">
        <w:rPr>
          <w:b/>
          <w:bCs/>
          <w:i/>
          <w:iCs/>
        </w:rPr>
        <w:sym w:font="Wingdings" w:char="F0E0"/>
      </w:r>
      <w:r w:rsidRPr="00A7796A">
        <w:rPr>
          <w:b/>
          <w:bCs/>
          <w:i/>
          <w:iCs/>
        </w:rPr>
        <w:t xml:space="preserve"> New Duty Report</w:t>
      </w:r>
    </w:p>
    <w:tbl>
      <w:tblPr>
        <w:tblStyle w:val="TableGrid"/>
        <w:tblpPr w:leftFromText="180" w:rightFromText="180" w:vertAnchor="text" w:horzAnchor="margin" w:tblpY="13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36"/>
        <w:gridCol w:w="4192"/>
      </w:tblGrid>
      <w:tr w:rsidR="00306EB5" w14:paraId="05BA497E" w14:textId="77777777" w:rsidTr="00967EB6">
        <w:trPr>
          <w:trHeight w:val="6369"/>
        </w:trPr>
        <w:tc>
          <w:tcPr>
            <w:tcW w:w="5436" w:type="dxa"/>
          </w:tcPr>
          <w:p w14:paraId="65F140CF" w14:textId="6F5BC19D" w:rsidR="00967EB6" w:rsidRDefault="00967EB6" w:rsidP="00967EB6">
            <w:r w:rsidRPr="00967EB6">
              <w:rPr>
                <w:b/>
                <w:bCs/>
                <w:noProof/>
              </w:rPr>
              <w:lastRenderedPageBreak/>
              <w:drawing>
                <wp:inline distT="0" distB="0" distL="0" distR="0" wp14:anchorId="56A20BB6" wp14:editId="6F9CA369">
                  <wp:extent cx="3013710" cy="3899980"/>
                  <wp:effectExtent l="95250" t="95250" r="91440" b="1009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30892" cy="3922215"/>
                          </a:xfrm>
                          <a:prstGeom prst="rect">
                            <a:avLst/>
                          </a:prstGeom>
                          <a:ln w="3175">
                            <a:solidFill>
                              <a:schemeClr val="tx1"/>
                            </a:solidFill>
                          </a:ln>
                          <a:effectLst>
                            <a:outerShdw blurRad="76200" algn="tl" rotWithShape="0">
                              <a:srgbClr val="000000">
                                <a:alpha val="70000"/>
                              </a:srgbClr>
                            </a:outerShdw>
                          </a:effectLst>
                        </pic:spPr>
                      </pic:pic>
                    </a:graphicData>
                  </a:graphic>
                </wp:inline>
              </w:drawing>
            </w:r>
          </w:p>
        </w:tc>
        <w:tc>
          <w:tcPr>
            <w:tcW w:w="4192" w:type="dxa"/>
            <w:vAlign w:val="center"/>
          </w:tcPr>
          <w:p w14:paraId="7350439A" w14:textId="77777777" w:rsidR="00967EB6" w:rsidRDefault="00967EB6" w:rsidP="00967EB6">
            <w:pPr>
              <w:spacing w:before="240" w:line="276" w:lineRule="auto"/>
              <w:jc w:val="both"/>
            </w:pPr>
            <w:r w:rsidRPr="00967EB6">
              <w:rPr>
                <w:b/>
                <w:bCs/>
              </w:rPr>
              <w:t>Design Rationale</w:t>
            </w:r>
            <w:r>
              <w:t>:</w:t>
            </w:r>
          </w:p>
          <w:p w14:paraId="17572886" w14:textId="593CAFC9" w:rsidR="00967EB6" w:rsidRDefault="00967EB6" w:rsidP="00967EB6">
            <w:pPr>
              <w:spacing w:line="276" w:lineRule="auto"/>
              <w:jc w:val="both"/>
            </w:pPr>
            <w:r>
              <w:t>This wireframe covers Reece filling his Friday night duty report. Because his main issue from Section 2 is cognitive overload, the form automatically fills in his house roster so he doesn’t have to type it out. It also adds a clear confirmation banner and retry logic when the submit button is pressed. This provides proper system feedback so he actually knows the report reached the management team.</w:t>
            </w:r>
          </w:p>
        </w:tc>
      </w:tr>
    </w:tbl>
    <w:p w14:paraId="3279379E" w14:textId="0331233A" w:rsidR="00A7796A" w:rsidRDefault="00967EB6" w:rsidP="00967EB6">
      <w:pPr>
        <w:pStyle w:val="Heading30"/>
      </w:pPr>
      <w:bookmarkStart w:id="20" w:name="_Toc228570259"/>
      <w:r>
        <w:t>Wireframe 2: Event Creation and Kanban Status Screen (Scenario 2: Reece)</w:t>
      </w:r>
      <w:bookmarkEnd w:id="20"/>
    </w:p>
    <w:p w14:paraId="4EA92590" w14:textId="6E055027" w:rsidR="00967EB6" w:rsidRDefault="00967EB6" w:rsidP="00967EB6">
      <w:pPr>
        <w:spacing w:after="0"/>
        <w:jc w:val="both"/>
        <w:rPr>
          <w:b/>
          <w:bCs/>
          <w:i/>
          <w:iCs/>
        </w:rPr>
      </w:pPr>
      <w:r>
        <w:rPr>
          <w:b/>
          <w:bCs/>
        </w:rPr>
        <w:t xml:space="preserve">Screen: </w:t>
      </w:r>
      <w:r w:rsidRPr="00A7796A">
        <w:rPr>
          <w:b/>
          <w:bCs/>
          <w:i/>
          <w:iCs/>
        </w:rPr>
        <w:t xml:space="preserve">Mobile </w:t>
      </w:r>
      <w:r w:rsidRPr="00A7796A">
        <w:rPr>
          <w:b/>
          <w:bCs/>
          <w:i/>
          <w:iCs/>
        </w:rPr>
        <w:sym w:font="Wingdings" w:char="F0E0"/>
      </w:r>
      <w:r w:rsidRPr="00A7796A">
        <w:rPr>
          <w:b/>
          <w:bCs/>
          <w:i/>
          <w:iCs/>
        </w:rPr>
        <w:t xml:space="preserve"> </w:t>
      </w:r>
      <w:r>
        <w:rPr>
          <w:b/>
          <w:bCs/>
          <w:i/>
          <w:iCs/>
        </w:rPr>
        <w:t xml:space="preserve">ResConnect </w:t>
      </w:r>
      <w:r w:rsidRPr="00A7796A">
        <w:rPr>
          <w:b/>
          <w:bCs/>
          <w:i/>
          <w:iCs/>
        </w:rPr>
        <w:t xml:space="preserve"> </w:t>
      </w:r>
      <w:r w:rsidRPr="00A7796A">
        <w:rPr>
          <w:b/>
          <w:bCs/>
          <w:i/>
          <w:iCs/>
        </w:rPr>
        <w:sym w:font="Wingdings" w:char="F0E0"/>
      </w:r>
      <w:r w:rsidRPr="00A7796A">
        <w:rPr>
          <w:b/>
          <w:bCs/>
          <w:i/>
          <w:iCs/>
        </w:rPr>
        <w:t xml:space="preserve"> New Duty Report</w:t>
      </w:r>
    </w:p>
    <w:tbl>
      <w:tblPr>
        <w:tblStyle w:val="TableGrid"/>
        <w:tblW w:w="10773"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3543"/>
      </w:tblGrid>
      <w:tr w:rsidR="00306EB5" w14:paraId="28ACD249" w14:textId="77777777" w:rsidTr="00306EB5">
        <w:trPr>
          <w:trHeight w:val="4810"/>
        </w:trPr>
        <w:tc>
          <w:tcPr>
            <w:tcW w:w="7230" w:type="dxa"/>
            <w:vAlign w:val="center"/>
          </w:tcPr>
          <w:p w14:paraId="6C1F8CF8" w14:textId="77777777" w:rsidR="00937D6D" w:rsidRDefault="00937D6D" w:rsidP="00EF7D94">
            <w:pPr>
              <w:jc w:val="center"/>
            </w:pPr>
            <w:r>
              <w:rPr>
                <w:noProof/>
              </w:rPr>
              <w:drawing>
                <wp:inline distT="0" distB="0" distL="0" distR="0" wp14:anchorId="090C04B4" wp14:editId="65A7075F">
                  <wp:extent cx="4085586" cy="3157236"/>
                  <wp:effectExtent l="95250" t="95250" r="86995" b="1003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03580" cy="3171141"/>
                          </a:xfrm>
                          <a:prstGeom prst="rect">
                            <a:avLst/>
                          </a:prstGeom>
                          <a:ln w="3175">
                            <a:solidFill>
                              <a:schemeClr val="tx1"/>
                            </a:solidFill>
                          </a:ln>
                          <a:effectLst>
                            <a:outerShdw blurRad="76200" algn="tl" rotWithShape="0">
                              <a:srgbClr val="000000">
                                <a:alpha val="70000"/>
                              </a:srgbClr>
                            </a:outerShdw>
                          </a:effectLst>
                        </pic:spPr>
                      </pic:pic>
                    </a:graphicData>
                  </a:graphic>
                </wp:inline>
              </w:drawing>
            </w:r>
          </w:p>
        </w:tc>
        <w:tc>
          <w:tcPr>
            <w:tcW w:w="3543" w:type="dxa"/>
            <w:vAlign w:val="center"/>
          </w:tcPr>
          <w:p w14:paraId="116FF391" w14:textId="77777777" w:rsidR="00937D6D" w:rsidRDefault="00937D6D" w:rsidP="00306EB5">
            <w:pPr>
              <w:jc w:val="both"/>
              <w:rPr>
                <w:b/>
                <w:bCs/>
              </w:rPr>
            </w:pPr>
          </w:p>
          <w:p w14:paraId="0EDFC3B1" w14:textId="77777777" w:rsidR="00937D6D" w:rsidRDefault="00937D6D" w:rsidP="00306EB5">
            <w:pPr>
              <w:jc w:val="both"/>
              <w:rPr>
                <w:b/>
                <w:bCs/>
              </w:rPr>
            </w:pPr>
            <w:commentRangeStart w:id="21"/>
            <w:r>
              <w:rPr>
                <w:b/>
                <w:bCs/>
              </w:rPr>
              <w:t>Design Rationale:</w:t>
            </w:r>
          </w:p>
          <w:p w14:paraId="396311C0" w14:textId="77777777" w:rsidR="00937D6D" w:rsidRDefault="00937D6D" w:rsidP="00306EB5">
            <w:pPr>
              <w:jc w:val="both"/>
            </w:pPr>
            <w:r>
              <w:t>This shows how Reece creates and tracks a college event. Instead of jumping between five different apps to check risk assessments and flyers, everything sits in a single Kanban-style tracker. This cuts down his coordination overhead. I also added a live RSVP counter so he can see exactly how many residents are coming without having to guess.</w:t>
            </w:r>
            <w:commentRangeEnd w:id="21"/>
            <w:r w:rsidR="00E6654B">
              <w:rPr>
                <w:rStyle w:val="CommentReference"/>
                <w:sz w:val="22"/>
                <w:szCs w:val="22"/>
              </w:rPr>
              <w:commentReference w:id="21"/>
            </w:r>
          </w:p>
        </w:tc>
      </w:tr>
    </w:tbl>
    <w:p w14:paraId="693AC17A" w14:textId="22ECD4DD" w:rsidR="00D83F92" w:rsidRDefault="00937D6D" w:rsidP="00937D6D">
      <w:pPr>
        <w:pStyle w:val="Heading30"/>
      </w:pPr>
      <w:bookmarkStart w:id="22" w:name="_Toc228570260"/>
      <w:r>
        <w:t>Wireframe 3: Resident Feed + Issue Report Screen (Scenario 3: Kunihiro)</w:t>
      </w:r>
      <w:bookmarkEnd w:id="22"/>
    </w:p>
    <w:p w14:paraId="3CB238D1" w14:textId="33B6060B" w:rsidR="00937D6D" w:rsidRDefault="00937D6D" w:rsidP="00937D6D">
      <w:pPr>
        <w:rPr>
          <w:b/>
          <w:bCs/>
        </w:rPr>
      </w:pPr>
      <w:r>
        <w:rPr>
          <w:b/>
          <w:bCs/>
        </w:rPr>
        <w:t xml:space="preserve">Screen: Mobile </w:t>
      </w:r>
      <w:r w:rsidRPr="00937D6D">
        <w:rPr>
          <w:b/>
          <w:bCs/>
        </w:rPr>
        <w:sym w:font="Wingdings" w:char="F0E0"/>
      </w:r>
      <w:r>
        <w:rPr>
          <w:b/>
          <w:bCs/>
        </w:rPr>
        <w:t xml:space="preserve"> ResConnect Resident Feed </w:t>
      </w:r>
      <w:r w:rsidRPr="00937D6D">
        <w:rPr>
          <w:b/>
          <w:bCs/>
        </w:rPr>
        <w:sym w:font="Wingdings" w:char="F0E0"/>
      </w:r>
      <w:r>
        <w:rPr>
          <w:b/>
          <w:bCs/>
        </w:rPr>
        <w:t xml:space="preserve"> RSVP </w:t>
      </w:r>
      <w:r w:rsidRPr="00937D6D">
        <w:rPr>
          <w:b/>
          <w:bCs/>
        </w:rPr>
        <w:sym w:font="Wingdings" w:char="F0E0"/>
      </w:r>
      <w:r>
        <w:rPr>
          <w:b/>
          <w:bCs/>
        </w:rPr>
        <w:t xml:space="preserve"> Report Issue Form</w:t>
      </w:r>
    </w:p>
    <w:tbl>
      <w:tblPr>
        <w:tblStyle w:val="TableGrid"/>
        <w:tblW w:w="1007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306EB5" w14:paraId="1E16B0E5" w14:textId="77777777" w:rsidTr="00306EB5">
        <w:trPr>
          <w:trHeight w:val="4810"/>
        </w:trPr>
        <w:tc>
          <w:tcPr>
            <w:tcW w:w="10070" w:type="dxa"/>
            <w:vAlign w:val="center"/>
          </w:tcPr>
          <w:p w14:paraId="5FAD800F" w14:textId="250221D4" w:rsidR="00306EB5" w:rsidRDefault="00306EB5" w:rsidP="00306EB5">
            <w:pPr>
              <w:jc w:val="center"/>
            </w:pPr>
            <w:r>
              <w:rPr>
                <w:noProof/>
              </w:rPr>
              <w:lastRenderedPageBreak/>
              <w:drawing>
                <wp:inline distT="0" distB="0" distL="0" distR="0" wp14:anchorId="0D329220" wp14:editId="44F8F205">
                  <wp:extent cx="4572372" cy="3533413"/>
                  <wp:effectExtent l="95250" t="95250" r="95250" b="863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64850" cy="3604877"/>
                          </a:xfrm>
                          <a:prstGeom prst="rect">
                            <a:avLst/>
                          </a:prstGeom>
                          <a:ln w="3175">
                            <a:solidFill>
                              <a:schemeClr val="tx1"/>
                            </a:solidFill>
                          </a:ln>
                          <a:effectLst>
                            <a:outerShdw blurRad="76200" algn="tl" rotWithShape="0">
                              <a:srgbClr val="000000">
                                <a:alpha val="70000"/>
                              </a:srgbClr>
                            </a:outerShdw>
                          </a:effectLst>
                        </pic:spPr>
                      </pic:pic>
                    </a:graphicData>
                  </a:graphic>
                </wp:inline>
              </w:drawing>
            </w:r>
          </w:p>
        </w:tc>
      </w:tr>
      <w:tr w:rsidR="00306EB5" w14:paraId="571AC7DB" w14:textId="77777777" w:rsidTr="00306EB5">
        <w:trPr>
          <w:trHeight w:val="54"/>
        </w:trPr>
        <w:tc>
          <w:tcPr>
            <w:tcW w:w="10070" w:type="dxa"/>
            <w:vAlign w:val="center"/>
          </w:tcPr>
          <w:p w14:paraId="3160D38B" w14:textId="77777777" w:rsidR="00306EB5" w:rsidRDefault="00306EB5" w:rsidP="00306EB5">
            <w:pPr>
              <w:jc w:val="both"/>
              <w:rPr>
                <w:b/>
                <w:bCs/>
                <w:noProof/>
              </w:rPr>
            </w:pPr>
            <w:r>
              <w:rPr>
                <w:b/>
                <w:bCs/>
                <w:noProof/>
              </w:rPr>
              <w:t>Design Rationale:</w:t>
            </w:r>
          </w:p>
          <w:p w14:paraId="731A6828" w14:textId="7CA60C87" w:rsidR="00306EB5" w:rsidRPr="00306EB5" w:rsidRDefault="00306EB5" w:rsidP="00306EB5">
            <w:pPr>
              <w:jc w:val="both"/>
              <w:rPr>
                <w:noProof/>
              </w:rPr>
            </w:pPr>
            <w:r>
              <w:rPr>
                <w:noProof/>
              </w:rPr>
              <w:t>This wireframe maps to Kuni’s resident feed. Since he struggles to find information actively, the event cards bring everything to him. The design uses social proof (Cialdini 2001) by showing if his friends are going to encourage him to RSVP. There is also a sticky, anonymous “Report Issue” button at the bottom. This means he can flag maintenance issues without the social anxiety of having to message his RL directly.</w:t>
            </w:r>
          </w:p>
        </w:tc>
      </w:tr>
    </w:tbl>
    <w:p w14:paraId="2EBCC53D" w14:textId="7853F02B" w:rsidR="00F40D14" w:rsidRDefault="003F3285">
      <w:commentRangeStart w:id="23"/>
      <w:ins w:id="24" w:author="Maneerat Rumsamrong" w:date="2026-05-13T20:01:00Z" w16du:dateUtc="2026-05-13T10:01:00Z">
        <w:r>
          <w:t>x</w:t>
        </w:r>
      </w:ins>
      <w:commentRangeEnd w:id="23"/>
      <w:r w:rsidR="00683AFB">
        <w:rPr>
          <w:rStyle w:val="CommentReference"/>
          <w:sz w:val="22"/>
          <w:szCs w:val="22"/>
        </w:rPr>
        <w:commentReference w:id="23"/>
      </w:r>
    </w:p>
    <w:p w14:paraId="4D7D68D3" w14:textId="77777777" w:rsidR="00EF7D94" w:rsidRDefault="00EF7D94" w:rsidP="00EF7D94">
      <w:pPr>
        <w:pStyle w:val="Heading2"/>
      </w:pPr>
      <w:bookmarkStart w:id="25" w:name="_Toc228570261"/>
      <w:r>
        <w:t>Section 5: Digital Wireframes</w:t>
      </w:r>
      <w:bookmarkEnd w:id="25"/>
    </w:p>
    <w:p w14:paraId="0BE761CF" w14:textId="77777777" w:rsidR="00EF7D94" w:rsidRDefault="00EF7D94" w:rsidP="00270834">
      <w:pPr>
        <w:jc w:val="both"/>
      </w:pPr>
      <w:r>
        <w:t xml:space="preserve">This digital wireframe prototype was developed using HTML5 and CSS3, demonstrating the proposed layout and visual hierarchy for the core </w:t>
      </w:r>
      <w:r>
        <w:rPr>
          <w:b/>
          <w:bCs/>
        </w:rPr>
        <w:t>Resident Feed (Scenario 3)</w:t>
      </w:r>
      <w:r>
        <w:t>.</w:t>
      </w:r>
    </w:p>
    <w:p w14:paraId="584493BF" w14:textId="77777777" w:rsidR="00EF7D94" w:rsidRDefault="00EF7D94" w:rsidP="00270834">
      <w:pPr>
        <w:jc w:val="both"/>
      </w:pPr>
      <w:r>
        <w:t>The decision to prototype in code rather than a static design tool (like Figma) allows for an accurate representation of responsive scaling and native browser rendering, acting as a foundational step toward the High-Fidelity functional prototype required in Assessment 3.</w:t>
      </w:r>
    </w:p>
    <w:p w14:paraId="517E11D9" w14:textId="77777777" w:rsidR="00EF7D94" w:rsidRDefault="00EF7D94" w:rsidP="00EF7D94">
      <w:pPr>
        <w:pStyle w:val="Heading30"/>
        <w:rPr>
          <w:b w:val="0"/>
          <w:bCs/>
        </w:rPr>
      </w:pPr>
      <w:bookmarkStart w:id="26" w:name="_Toc228570262"/>
      <w:r>
        <w:lastRenderedPageBreak/>
        <w:t>Interface Screenshot</w:t>
      </w:r>
      <w:bookmarkEnd w:id="26"/>
    </w:p>
    <w:tbl>
      <w:tblPr>
        <w:tblStyle w:val="TableGrid"/>
        <w:tblW w:w="10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02"/>
        <w:gridCol w:w="3737"/>
        <w:gridCol w:w="704"/>
      </w:tblGrid>
      <w:tr w:rsidR="00EF7D94" w14:paraId="64CD52E7" w14:textId="77777777" w:rsidTr="00C06185">
        <w:trPr>
          <w:trHeight w:val="5837"/>
        </w:trPr>
        <w:tc>
          <w:tcPr>
            <w:tcW w:w="5902" w:type="dxa"/>
          </w:tcPr>
          <w:p w14:paraId="5CF2AD8F" w14:textId="77777777" w:rsidR="00EF7D94" w:rsidRDefault="00EF7D94" w:rsidP="00EF7D94">
            <w:pPr>
              <w:spacing w:before="240"/>
              <w:rPr>
                <w:b/>
                <w:bCs/>
              </w:rPr>
            </w:pPr>
            <w:r>
              <w:rPr>
                <w:b/>
                <w:bCs/>
              </w:rPr>
              <w:t>HCI Principles &amp; Design Decisions Demonstrated:</w:t>
            </w:r>
          </w:p>
          <w:p w14:paraId="7F120C6D" w14:textId="77777777" w:rsidR="00EF7D94" w:rsidRPr="00EF7D94" w:rsidRDefault="00EF7D94" w:rsidP="00EF7D94">
            <w:pPr>
              <w:pStyle w:val="ListParagraph"/>
              <w:numPr>
                <w:ilvl w:val="0"/>
                <w:numId w:val="44"/>
              </w:numPr>
              <w:spacing w:before="240"/>
              <w:rPr>
                <w:b/>
                <w:bCs/>
              </w:rPr>
            </w:pPr>
            <w:r>
              <w:rPr>
                <w:b/>
                <w:bCs/>
              </w:rPr>
              <w:t>Cognitive Load Reduction (Wickens 2008):</w:t>
            </w:r>
          </w:p>
          <w:p w14:paraId="49BD7002" w14:textId="77777777" w:rsidR="00EF7D94" w:rsidRDefault="00EF7D94" w:rsidP="00270834">
            <w:pPr>
              <w:pStyle w:val="ListParagraph"/>
              <w:ind w:left="360"/>
              <w:jc w:val="both"/>
            </w:pPr>
            <w:r>
              <w:t>The UI uses a card-based layout. Because Kunihiro is a time-poor, cognitively overloaded first-year student, breaking information into visual chunks makes the feed much easier to scan. I kept the text short and used FontAwesome icons to show meaning quickly. I also used the official CQUniversity brand colours (Deep Green: #1E4041 and Lime Green: #C7DC5D</w:t>
            </w:r>
            <w:r w:rsidR="00270834">
              <w:t>) so the app feels like it belongs to Capricornia College. The clean white background with dark green text makes it readable without being overwhelming.</w:t>
            </w:r>
          </w:p>
          <w:p w14:paraId="353C3BDD" w14:textId="77777777" w:rsidR="00270834" w:rsidRDefault="00270834" w:rsidP="00270834">
            <w:pPr>
              <w:pStyle w:val="ListParagraph"/>
              <w:ind w:left="360"/>
              <w:rPr>
                <w:b/>
                <w:bCs/>
              </w:rPr>
            </w:pPr>
          </w:p>
          <w:p w14:paraId="52122C24" w14:textId="77777777" w:rsidR="00270834" w:rsidRDefault="00270834" w:rsidP="00270834">
            <w:pPr>
              <w:pStyle w:val="ListParagraph"/>
              <w:numPr>
                <w:ilvl w:val="0"/>
                <w:numId w:val="44"/>
              </w:numPr>
              <w:rPr>
                <w:b/>
                <w:bCs/>
              </w:rPr>
            </w:pPr>
            <w:r>
              <w:rPr>
                <w:b/>
                <w:bCs/>
              </w:rPr>
              <w:t>Social Proof &amp; Motivation (Cialdini 2001):</w:t>
            </w:r>
          </w:p>
          <w:p w14:paraId="3E9FC462" w14:textId="355A9F43" w:rsidR="00270834" w:rsidRPr="00270834" w:rsidRDefault="00270834" w:rsidP="00270834">
            <w:pPr>
              <w:pStyle w:val="ListParagraph"/>
              <w:ind w:left="360"/>
              <w:jc w:val="both"/>
            </w:pPr>
            <w:r>
              <w:t>The user research showed that residents usually wait to see if their friends are going before, they commit to an event. To fix this, I added a social proof section on every event card that shows exactly how many people are going, like “14 going, 2 from your house”, along with smaller avatar bubbles. This uses social influence to make residents feel more comfortable about clicking RSVP.</w:t>
            </w:r>
          </w:p>
        </w:tc>
        <w:tc>
          <w:tcPr>
            <w:tcW w:w="4441" w:type="dxa"/>
            <w:gridSpan w:val="2"/>
          </w:tcPr>
          <w:p w14:paraId="123DB820" w14:textId="744AF365" w:rsidR="00EF7D94" w:rsidRDefault="00EF7D94" w:rsidP="00EF7D94">
            <w:pPr>
              <w:jc w:val="center"/>
            </w:pPr>
            <w:r w:rsidRPr="00EF7D94">
              <w:rPr>
                <w:noProof/>
              </w:rPr>
              <w:drawing>
                <wp:inline distT="0" distB="0" distL="0" distR="0" wp14:anchorId="7A6858E2" wp14:editId="4D86BA27">
                  <wp:extent cx="2189055" cy="4214782"/>
                  <wp:effectExtent l="95250" t="95250" r="97155" b="908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4061" t="1610" r="7817" b="2051"/>
                          <a:stretch/>
                        </pic:blipFill>
                        <pic:spPr bwMode="auto">
                          <a:xfrm>
                            <a:off x="0" y="0"/>
                            <a:ext cx="2211285" cy="4257584"/>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762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tc>
      </w:tr>
      <w:tr w:rsidR="00270834" w14:paraId="72CB44D2" w14:textId="02001582" w:rsidTr="00C06185">
        <w:trPr>
          <w:trHeight w:val="46"/>
        </w:trPr>
        <w:tc>
          <w:tcPr>
            <w:tcW w:w="9639" w:type="dxa"/>
            <w:gridSpan w:val="2"/>
          </w:tcPr>
          <w:p w14:paraId="1EDB68A8" w14:textId="77777777" w:rsidR="00270834" w:rsidRPr="00270834" w:rsidRDefault="00270834" w:rsidP="00270834">
            <w:pPr>
              <w:pStyle w:val="ListParagraph"/>
              <w:numPr>
                <w:ilvl w:val="0"/>
                <w:numId w:val="44"/>
              </w:numPr>
              <w:spacing w:before="240"/>
              <w:rPr>
                <w:b/>
                <w:bCs/>
              </w:rPr>
            </w:pPr>
            <w:r>
              <w:rPr>
                <w:b/>
                <w:bCs/>
              </w:rPr>
              <w:t>Flexibility and Efficiency of Use (Nielsen 1994):</w:t>
            </w:r>
          </w:p>
          <w:p w14:paraId="08ABD0D7" w14:textId="77777777" w:rsidR="00270834" w:rsidRDefault="00270834" w:rsidP="00270834">
            <w:pPr>
              <w:pStyle w:val="ListParagraph"/>
              <w:ind w:left="360"/>
              <w:jc w:val="both"/>
            </w:pPr>
            <w:r>
              <w:t>The “Report Issue” tool is built as a Floating Action Button (FAB) anchored to the bottom right. Instead of hiding the maintenance reporting tool in a menu, it stays on the screen where the user’s thumb naturally rests. I styled the FAB in the high-contrast CQU Lime Green (#C7DC5D) so it stands out against the white cards. This removes navigation friction and gives anxious residents an easy, low-pressure way to ask for help without having to write a formal message.</w:t>
            </w:r>
          </w:p>
          <w:p w14:paraId="7F705668" w14:textId="77777777" w:rsidR="00270834" w:rsidRDefault="00270834" w:rsidP="00270834">
            <w:pPr>
              <w:pStyle w:val="ListParagraph"/>
              <w:ind w:left="360"/>
              <w:rPr>
                <w:b/>
                <w:bCs/>
              </w:rPr>
            </w:pPr>
          </w:p>
          <w:p w14:paraId="37BFEED3" w14:textId="77777777" w:rsidR="00270834" w:rsidRDefault="00270834" w:rsidP="00270834">
            <w:pPr>
              <w:pStyle w:val="ListParagraph"/>
              <w:numPr>
                <w:ilvl w:val="0"/>
                <w:numId w:val="44"/>
              </w:numPr>
              <w:rPr>
                <w:b/>
                <w:bCs/>
              </w:rPr>
            </w:pPr>
            <w:r>
              <w:rPr>
                <w:b/>
                <w:bCs/>
              </w:rPr>
              <w:t>Visibility of System Status (Nielsen 1994):</w:t>
            </w:r>
          </w:p>
          <w:p w14:paraId="38FA3B8C" w14:textId="4ABBB395" w:rsidR="00270834" w:rsidRPr="00270834" w:rsidRDefault="00270834" w:rsidP="00270834">
            <w:pPr>
              <w:pStyle w:val="ListParagraph"/>
              <w:ind w:left="360"/>
              <w:jc w:val="both"/>
            </w:pPr>
            <w:r>
              <w:t>When a user clicks RSVP, the button physically changes. It goes from standard grey background to the active CQU Deep Green with a Lime Green border and a checkmark icon. This gives the user instant visual feedback so they know the system actually registered their click.</w:t>
            </w:r>
          </w:p>
        </w:tc>
        <w:tc>
          <w:tcPr>
            <w:tcW w:w="704" w:type="dxa"/>
          </w:tcPr>
          <w:p w14:paraId="0BB9417D" w14:textId="77777777" w:rsidR="00270834" w:rsidRDefault="00270834"/>
          <w:p w14:paraId="5845E043" w14:textId="77777777" w:rsidR="00270834" w:rsidRPr="00270834" w:rsidRDefault="00270834" w:rsidP="00270834">
            <w:pPr>
              <w:pStyle w:val="ListParagraph"/>
              <w:ind w:left="360"/>
              <w:jc w:val="both"/>
            </w:pPr>
          </w:p>
        </w:tc>
      </w:tr>
    </w:tbl>
    <w:p w14:paraId="2049D098" w14:textId="037CE7D7" w:rsidR="00D83F92" w:rsidRDefault="00D83F92" w:rsidP="00EF7D94"/>
    <w:p w14:paraId="45DE86FD" w14:textId="7D06C2DC" w:rsidR="00E116A4" w:rsidRDefault="00D83F92" w:rsidP="00D83F92">
      <w:pPr>
        <w:pStyle w:val="Heading1"/>
      </w:pPr>
      <w:bookmarkStart w:id="27" w:name="_Toc228570263"/>
      <w:r>
        <w:t>References</w:t>
      </w:r>
      <w:bookmarkEnd w:id="27"/>
    </w:p>
    <w:p w14:paraId="78BE01DC" w14:textId="77777777" w:rsidR="00C303A6" w:rsidRDefault="00C303A6" w:rsidP="00D83F92">
      <w:r w:rsidRPr="009949FD">
        <w:t xml:space="preserve">Anderson, DJ 2010, </w:t>
      </w:r>
      <w:r w:rsidRPr="009949FD">
        <w:rPr>
          <w:i/>
          <w:iCs/>
        </w:rPr>
        <w:t>Kanban: successful evolutionary change for your technology business</w:t>
      </w:r>
      <w:r w:rsidRPr="009949FD">
        <w:t>, Blue Hole Press, Sequim, WA.</w:t>
      </w:r>
    </w:p>
    <w:p w14:paraId="2C5A3C06" w14:textId="77777777" w:rsidR="00C303A6" w:rsidRDefault="00C303A6" w:rsidP="00D83F92">
      <w:r w:rsidRPr="009949FD">
        <w:t xml:space="preserve">Cialdini, RB 2001, </w:t>
      </w:r>
      <w:r w:rsidRPr="009949FD">
        <w:rPr>
          <w:i/>
          <w:iCs/>
        </w:rPr>
        <w:t>Influence: science and practice</w:t>
      </w:r>
      <w:r w:rsidRPr="009949FD">
        <w:t>, 4th edn, Allyn and Bacon, Boston.</w:t>
      </w:r>
    </w:p>
    <w:p w14:paraId="1CBD89A0" w14:textId="77777777" w:rsidR="00C303A6" w:rsidRDefault="00C303A6" w:rsidP="00D83F92">
      <w:r w:rsidRPr="005C7F8A">
        <w:t>Grudin, J 1994, 'Groupware and social dynamics: eight challenges for developers', Communications of the ACM, vol. 37, no. 1, pp. 92-105. DOI: 10.1145/175222.175230</w:t>
      </w:r>
    </w:p>
    <w:p w14:paraId="2E5571A1" w14:textId="77777777" w:rsidR="00C303A6" w:rsidRDefault="00C303A6" w:rsidP="00D83F92">
      <w:r w:rsidRPr="00EC3A7D">
        <w:lastRenderedPageBreak/>
        <w:t xml:space="preserve">Krause, KL &amp; Coates, H 2008, 'Students' engagement in first-year university', </w:t>
      </w:r>
      <w:r w:rsidRPr="00EC3A7D">
        <w:rPr>
          <w:i/>
          <w:iCs/>
        </w:rPr>
        <w:t>Assessment and Evaluation in Higher Education</w:t>
      </w:r>
      <w:r w:rsidRPr="00EC3A7D">
        <w:t>, vol. 33, no. 5, pp. 493-505. DOI: 10.1080/02602930701698892</w:t>
      </w:r>
    </w:p>
    <w:p w14:paraId="1EF4F14D" w14:textId="77777777" w:rsidR="00C303A6" w:rsidRDefault="00C303A6" w:rsidP="00EB1026">
      <w:r w:rsidRPr="005C7F8A">
        <w:t xml:space="preserve">Mark, G, Gudith, D &amp; Klocke, U 2008, 'The cost of interrupted work: more speed and stress', </w:t>
      </w:r>
      <w:r w:rsidRPr="005C7F8A">
        <w:rPr>
          <w:i/>
          <w:iCs/>
        </w:rPr>
        <w:t>Proceedings of the SIGCHI Conference on Human Factors in Computing Systems</w:t>
      </w:r>
      <w:r w:rsidRPr="005C7F8A">
        <w:t>, pp. 107-110. DOI: 10.1145/1357054.1357072</w:t>
      </w:r>
    </w:p>
    <w:p w14:paraId="35D9D936" w14:textId="77777777" w:rsidR="00C303A6" w:rsidRDefault="00C303A6" w:rsidP="00D83F92">
      <w:r w:rsidRPr="005C7F8A">
        <w:t>Nardi, BA, Whittaker, S &amp; Bradner, E 2000, 'Interaction and outeraction: instant messaging in action', Proceedings of the 2000 ACM conference on Computer supported cooperative work, pp. 79-88. DOI: 10.1145/358916.358975</w:t>
      </w:r>
    </w:p>
    <w:p w14:paraId="2064B28B" w14:textId="0AC5A90D" w:rsidR="00C303A6" w:rsidRDefault="00C303A6" w:rsidP="00D83F92">
      <w:r w:rsidRPr="00C303A6">
        <w:t xml:space="preserve">Nielsen, J 1994, </w:t>
      </w:r>
      <w:r w:rsidRPr="00C303A6">
        <w:rPr>
          <w:i/>
          <w:iCs/>
        </w:rPr>
        <w:t>Usability engineering</w:t>
      </w:r>
      <w:r w:rsidRPr="00C303A6">
        <w:t>, Academic Press, Cambridge, MA.</w:t>
      </w:r>
    </w:p>
    <w:p w14:paraId="016EB5FA" w14:textId="77777777" w:rsidR="00C303A6" w:rsidRDefault="00C303A6" w:rsidP="00D83F92">
      <w:r w:rsidRPr="009949FD">
        <w:t xml:space="preserve">Parasuraman, R, Sheridan, TB &amp; Wickens, CD 2000, 'A model for types and levels of human interaction with automation', </w:t>
      </w:r>
      <w:r w:rsidRPr="009949FD">
        <w:rPr>
          <w:i/>
          <w:iCs/>
        </w:rPr>
        <w:t>IEEE Transactions on Systems, Man, and Cybernetics-Part A: Systems and Humans</w:t>
      </w:r>
      <w:r w:rsidRPr="009949FD">
        <w:t>, vol. 30, no. 3, pp. 286-297. DOI: 10.1109/3468.844354</w:t>
      </w:r>
    </w:p>
    <w:p w14:paraId="0F47E4A1" w14:textId="77777777" w:rsidR="00C303A6" w:rsidRDefault="00C303A6" w:rsidP="00D83F92">
      <w:r w:rsidRPr="00EC3A7D">
        <w:t>Sin, SCJ &amp; Kim, KS 2013, 'International students' everyday life information seeking: the informational value of social networking sites', Library &amp; Information Science Research, vol. 35, no. 2, pp. 107-116. DOI: 10.1016/j.lisr.2012.11.006</w:t>
      </w:r>
    </w:p>
    <w:p w14:paraId="541ABFCB" w14:textId="77777777" w:rsidR="00C303A6" w:rsidRDefault="00C303A6" w:rsidP="00D83F92">
      <w:r w:rsidRPr="00EC3A7D">
        <w:t xml:space="preserve">Stanton, NA 2006, 'Hierarchical task analysis: developments, applications, and extensions', </w:t>
      </w:r>
      <w:r w:rsidRPr="00EC3A7D">
        <w:rPr>
          <w:i/>
          <w:iCs/>
        </w:rPr>
        <w:t>Applied Ergonomics</w:t>
      </w:r>
      <w:r w:rsidRPr="00EC3A7D">
        <w:t>, vol. 37, no. 1, pp. 55-79. DOI: 10.1016/j.apergo.200</w:t>
      </w:r>
      <w:r>
        <w:t>5</w:t>
      </w:r>
      <w:r w:rsidRPr="00EC3A7D">
        <w:t>.06.003</w:t>
      </w:r>
    </w:p>
    <w:p w14:paraId="213CA2C8" w14:textId="77777777" w:rsidR="00C303A6" w:rsidRDefault="00C303A6" w:rsidP="00D83F92">
      <w:r w:rsidRPr="005A1B7F">
        <w:t xml:space="preserve">Tang, C &amp; Carpendale, S 2007, 'An observational study of information flow during </w:t>
      </w:r>
      <w:r>
        <w:t xml:space="preserve">nurses’ </w:t>
      </w:r>
      <w:r w:rsidRPr="005A1B7F">
        <w:t>shift exchange', Proceedings of the SIGCHI Conference on Human Factors in Computing Systems, pp. 409-418. DOI: 10.1145/1240624.12406</w:t>
      </w:r>
      <w:r>
        <w:t>6</w:t>
      </w:r>
      <w:r w:rsidRPr="005A1B7F">
        <w:t>1</w:t>
      </w:r>
    </w:p>
    <w:p w14:paraId="2E3D8E27" w14:textId="77777777" w:rsidR="00C303A6" w:rsidRDefault="00C303A6" w:rsidP="00D83F92">
      <w:r w:rsidRPr="00EC3A7D">
        <w:t xml:space="preserve">Wickens, CD 2008, 'Multiple resources and mental workload', </w:t>
      </w:r>
      <w:r w:rsidRPr="00EC3A7D">
        <w:rPr>
          <w:i/>
          <w:iCs/>
        </w:rPr>
        <w:t>Human Factors</w:t>
      </w:r>
      <w:r w:rsidRPr="00EC3A7D">
        <w:t>, vol. 50, no. 3, pp. 449-455. DOI: 10.1518/001872008X288394</w:t>
      </w:r>
    </w:p>
    <w:p w14:paraId="64F639DE" w14:textId="77777777" w:rsidR="00C303A6" w:rsidRDefault="00C303A6" w:rsidP="00D83F92">
      <w:r w:rsidRPr="005C7F8A">
        <w:t xml:space="preserve">Wode, J 2018, 'Identifying the factors that motivate students to choose off-campus housing', </w:t>
      </w:r>
      <w:r w:rsidRPr="005C7F8A">
        <w:rPr>
          <w:i/>
          <w:iCs/>
        </w:rPr>
        <w:t>Journal of College and University Student Housing</w:t>
      </w:r>
      <w:r w:rsidRPr="005C7F8A">
        <w:t>, vol. 44, no. 3, pp. 10-29.</w:t>
      </w:r>
    </w:p>
    <w:sectPr w:rsidR="00C303A6" w:rsidSect="00097CDA">
      <w:pgSz w:w="11906" w:h="16838"/>
      <w:pgMar w:top="1134" w:right="1134" w:bottom="1134" w:left="1134" w:header="709" w:footer="709"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Maneerat Rumsamrong" w:date="2026-05-13T19:59:00Z" w:initials="MR">
    <w:p w14:paraId="266E6A3E" w14:textId="77777777" w:rsidR="00BB3AE6" w:rsidRDefault="00BB3AE6" w:rsidP="00BB3AE6">
      <w:pPr>
        <w:pStyle w:val="CommentText"/>
      </w:pPr>
      <w:r>
        <w:rPr>
          <w:rStyle w:val="CommentReference"/>
        </w:rPr>
        <w:annotationRef/>
      </w:r>
      <w:r>
        <w:rPr>
          <w:color w:val="424242"/>
          <w:highlight w:val="white"/>
        </w:rPr>
        <w:t>You have provided the background info. However, it would be better if you could highlight the differences and similarities between your proposed solution and existing ones. Discuss why your solution is superior or how it addresses gaps in previous solutions.</w:t>
      </w:r>
    </w:p>
  </w:comment>
  <w:comment w:id="10" w:author="Maneerat Rumsamrong" w:date="2026-05-13T20:00:00Z" w:initials="MR">
    <w:p w14:paraId="68EAF525" w14:textId="77777777" w:rsidR="008C1A55" w:rsidRDefault="008C1A55" w:rsidP="008C1A55">
      <w:pPr>
        <w:pStyle w:val="CommentText"/>
      </w:pPr>
      <w:r>
        <w:rPr>
          <w:rStyle w:val="CommentReference"/>
        </w:rPr>
        <w:annotationRef/>
      </w:r>
      <w:r>
        <w:rPr>
          <w:color w:val="424242"/>
          <w:highlight w:val="white"/>
        </w:rPr>
        <w:t>Clearly identify the main challenges and pain points each persona faces. This will help you tailor your app to address these issues effectively.</w:t>
      </w:r>
      <w:r>
        <w:t xml:space="preserve"> Also, </w:t>
      </w:r>
      <w:r>
        <w:rPr>
          <w:color w:val="424242"/>
          <w:highlight w:val="white"/>
        </w:rPr>
        <w:t>include more specific details about each persona's daily life, habits, and preferences. This can help make the personas more relatable and realistic.</w:t>
      </w:r>
      <w:r>
        <w:t xml:space="preserve"> </w:t>
      </w:r>
    </w:p>
  </w:comment>
  <w:comment w:id="17" w:author="Maneerat Rumsamrong" w:date="2026-05-13T20:01:00Z" w:initials="MR">
    <w:p w14:paraId="754EE32E" w14:textId="77777777" w:rsidR="003F3285" w:rsidRDefault="003F3285" w:rsidP="003F3285">
      <w:pPr>
        <w:pStyle w:val="CommentText"/>
      </w:pPr>
      <w:r>
        <w:rPr>
          <w:rStyle w:val="CommentReference"/>
        </w:rPr>
        <w:annotationRef/>
      </w:r>
      <w:r>
        <w:rPr>
          <w:color w:val="424242"/>
          <w:highlight w:val="white"/>
        </w:rPr>
        <w:t>It would be better if you can use diagrams, flowcharts, or storyboards to visually represent the scenario. This can make complex interactions easier to understand.</w:t>
      </w:r>
      <w:r>
        <w:t xml:space="preserve"> Also, </w:t>
      </w:r>
      <w:r>
        <w:rPr>
          <w:color w:val="424242"/>
          <w:highlight w:val="white"/>
        </w:rPr>
        <w:t>consider different paths the user might take and describe alternative scenarios. This shows the flexibility and robustness of your system.</w:t>
      </w:r>
      <w:r>
        <w:t xml:space="preserve"> </w:t>
      </w:r>
    </w:p>
  </w:comment>
  <w:comment w:id="21" w:author="Maneerat Rumsamrong" w:date="2026-05-13T20:03:00Z" w:initials="MR">
    <w:p w14:paraId="414BFF69" w14:textId="77777777" w:rsidR="00E6654B" w:rsidRDefault="00E6654B" w:rsidP="00E6654B">
      <w:pPr>
        <w:pStyle w:val="CommentText"/>
      </w:pPr>
      <w:r>
        <w:rPr>
          <w:rStyle w:val="CommentReference"/>
        </w:rPr>
        <w:annotationRef/>
      </w:r>
      <w:r>
        <w:t>Would be better if you could be explain e.g, A. …. ? B. ….?</w:t>
      </w:r>
    </w:p>
  </w:comment>
  <w:comment w:id="23" w:author="Maneerat Rumsamrong" w:date="2026-05-13T20:02:00Z" w:initials="MR">
    <w:p w14:paraId="35C4E738" w14:textId="77777777" w:rsidR="00683AFB" w:rsidRDefault="00683AFB" w:rsidP="00683AFB">
      <w:pPr>
        <w:pStyle w:val="CommentText"/>
      </w:pPr>
      <w:r>
        <w:rPr>
          <w:rStyle w:val="CommentReference"/>
        </w:rPr>
        <w:annotationRef/>
      </w:r>
      <w:r>
        <w:rPr>
          <w:color w:val="424242"/>
          <w:highlight w:val="white"/>
        </w:rPr>
        <w:t>Make sure that the layout is clear and intuitive. Users should be able to understand how to navigate and interact with the interface without confusion.</w:t>
      </w:r>
      <w:r>
        <w:t xml:space="preserve"> Also, it would be better if you could provided some details for the reader. The explanation might help the reader to understand your design deeply.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6E6A3E" w15:done="0"/>
  <w15:commentEx w15:paraId="68EAF525" w15:done="0"/>
  <w15:commentEx w15:paraId="754EE32E" w15:done="0"/>
  <w15:commentEx w15:paraId="414BFF69" w15:done="0"/>
  <w15:commentEx w15:paraId="35C4E7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10C13C" w16cex:dateUtc="2026-05-13T09:59:00Z"/>
  <w16cex:commentExtensible w16cex:durableId="63F16FD0" w16cex:dateUtc="2026-05-13T10:00:00Z"/>
  <w16cex:commentExtensible w16cex:durableId="36418058" w16cex:dateUtc="2026-05-13T10:01:00Z"/>
  <w16cex:commentExtensible w16cex:durableId="58700102" w16cex:dateUtc="2026-05-13T10:03:00Z"/>
  <w16cex:commentExtensible w16cex:durableId="646ACF0A" w16cex:dateUtc="2026-05-13T10: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6E6A3E" w16cid:durableId="0A10C13C"/>
  <w16cid:commentId w16cid:paraId="68EAF525" w16cid:durableId="63F16FD0"/>
  <w16cid:commentId w16cid:paraId="754EE32E" w16cid:durableId="36418058"/>
  <w16cid:commentId w16cid:paraId="414BFF69" w16cid:durableId="58700102"/>
  <w16cid:commentId w16cid:paraId="35C4E738" w16cid:durableId="646ACF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DFE52" w14:textId="77777777" w:rsidR="00C717A6" w:rsidRDefault="00C717A6" w:rsidP="00315CF8">
      <w:pPr>
        <w:spacing w:after="0" w:line="240" w:lineRule="auto"/>
      </w:pPr>
      <w:r>
        <w:separator/>
      </w:r>
    </w:p>
  </w:endnote>
  <w:endnote w:type="continuationSeparator" w:id="0">
    <w:p w14:paraId="7FF2DADE" w14:textId="77777777" w:rsidR="00C717A6" w:rsidRDefault="00C717A6" w:rsidP="00315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C3EA3" w14:textId="77777777" w:rsidR="00C717A6" w:rsidRDefault="00C717A6" w:rsidP="00315CF8">
      <w:pPr>
        <w:spacing w:after="0" w:line="240" w:lineRule="auto"/>
      </w:pPr>
      <w:r>
        <w:separator/>
      </w:r>
    </w:p>
  </w:footnote>
  <w:footnote w:type="continuationSeparator" w:id="0">
    <w:p w14:paraId="14635261" w14:textId="77777777" w:rsidR="00C717A6" w:rsidRDefault="00C717A6" w:rsidP="00315C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1441"/>
    <w:multiLevelType w:val="multilevel"/>
    <w:tmpl w:val="A5DC5CA4"/>
    <w:lvl w:ilvl="0">
      <w:start w:val="3"/>
      <w:numFmt w:val="decimal"/>
      <w:lvlText w:val="%1"/>
      <w:lvlJc w:val="left"/>
      <w:pPr>
        <w:ind w:left="480" w:hanging="480"/>
      </w:pPr>
      <w:rPr>
        <w:rFonts w:hint="default"/>
        <w:b w:val="0"/>
      </w:rPr>
    </w:lvl>
    <w:lvl w:ilvl="1">
      <w:start w:val="1"/>
      <w:numFmt w:val="decimal"/>
      <w:lvlText w:val="%1.%2"/>
      <w:lvlJc w:val="left"/>
      <w:pPr>
        <w:ind w:left="1560" w:hanging="480"/>
      </w:pPr>
      <w:rPr>
        <w:rFonts w:hint="default"/>
        <w:b w:val="0"/>
      </w:rPr>
    </w:lvl>
    <w:lvl w:ilvl="2">
      <w:start w:val="1"/>
      <w:numFmt w:val="decimal"/>
      <w:lvlText w:val="%1.%2.%3"/>
      <w:lvlJc w:val="left"/>
      <w:pPr>
        <w:ind w:left="2880" w:hanging="720"/>
      </w:pPr>
      <w:rPr>
        <w:rFonts w:hint="default"/>
        <w:b w:val="0"/>
      </w:rPr>
    </w:lvl>
    <w:lvl w:ilvl="3">
      <w:start w:val="1"/>
      <w:numFmt w:val="decimal"/>
      <w:lvlText w:val="%1.%2.%3.%4"/>
      <w:lvlJc w:val="left"/>
      <w:pPr>
        <w:ind w:left="3960" w:hanging="720"/>
      </w:pPr>
      <w:rPr>
        <w:rFonts w:hint="default"/>
        <w:b w:val="0"/>
      </w:rPr>
    </w:lvl>
    <w:lvl w:ilvl="4">
      <w:start w:val="1"/>
      <w:numFmt w:val="decimal"/>
      <w:lvlText w:val="%1.%2.%3.%4.%5"/>
      <w:lvlJc w:val="left"/>
      <w:pPr>
        <w:ind w:left="5400" w:hanging="1080"/>
      </w:pPr>
      <w:rPr>
        <w:rFonts w:hint="default"/>
        <w:b w:val="0"/>
      </w:rPr>
    </w:lvl>
    <w:lvl w:ilvl="5">
      <w:start w:val="1"/>
      <w:numFmt w:val="decimal"/>
      <w:lvlText w:val="%1.%2.%3.%4.%5.%6"/>
      <w:lvlJc w:val="left"/>
      <w:pPr>
        <w:ind w:left="6840" w:hanging="1440"/>
      </w:pPr>
      <w:rPr>
        <w:rFonts w:hint="default"/>
        <w:b w:val="0"/>
      </w:rPr>
    </w:lvl>
    <w:lvl w:ilvl="6">
      <w:start w:val="1"/>
      <w:numFmt w:val="decimal"/>
      <w:lvlText w:val="%1.%2.%3.%4.%5.%6.%7"/>
      <w:lvlJc w:val="left"/>
      <w:pPr>
        <w:ind w:left="7920" w:hanging="1440"/>
      </w:pPr>
      <w:rPr>
        <w:rFonts w:hint="default"/>
        <w:b w:val="0"/>
      </w:rPr>
    </w:lvl>
    <w:lvl w:ilvl="7">
      <w:start w:val="1"/>
      <w:numFmt w:val="decimal"/>
      <w:lvlText w:val="%1.%2.%3.%4.%5.%6.%7.%8"/>
      <w:lvlJc w:val="left"/>
      <w:pPr>
        <w:ind w:left="9360" w:hanging="1800"/>
      </w:pPr>
      <w:rPr>
        <w:rFonts w:hint="default"/>
        <w:b w:val="0"/>
      </w:rPr>
    </w:lvl>
    <w:lvl w:ilvl="8">
      <w:start w:val="1"/>
      <w:numFmt w:val="decimal"/>
      <w:lvlText w:val="%1.%2.%3.%4.%5.%6.%7.%8.%9"/>
      <w:lvlJc w:val="left"/>
      <w:pPr>
        <w:ind w:left="10440" w:hanging="1800"/>
      </w:pPr>
      <w:rPr>
        <w:rFonts w:hint="default"/>
        <w:b w:val="0"/>
      </w:rPr>
    </w:lvl>
  </w:abstractNum>
  <w:abstractNum w:abstractNumId="1" w15:restartNumberingAfterBreak="0">
    <w:nsid w:val="03894F99"/>
    <w:multiLevelType w:val="multilevel"/>
    <w:tmpl w:val="B0788D42"/>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560" w:hanging="1800"/>
      </w:pPr>
      <w:rPr>
        <w:rFonts w:hint="default"/>
        <w:b w:val="0"/>
      </w:rPr>
    </w:lvl>
  </w:abstractNum>
  <w:abstractNum w:abstractNumId="2" w15:restartNumberingAfterBreak="0">
    <w:nsid w:val="08472F00"/>
    <w:multiLevelType w:val="hybridMultilevel"/>
    <w:tmpl w:val="3A96F548"/>
    <w:lvl w:ilvl="0" w:tplc="0C09000F">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A0A4A19"/>
    <w:multiLevelType w:val="hybridMultilevel"/>
    <w:tmpl w:val="AB883064"/>
    <w:lvl w:ilvl="0" w:tplc="18386BA2">
      <w:start w:val="1"/>
      <w:numFmt w:val="decimal"/>
      <w:lvlText w:val="%1."/>
      <w:lvlJc w:val="left"/>
      <w:pPr>
        <w:ind w:left="1980" w:hanging="360"/>
      </w:pPr>
      <w:rPr>
        <w:rFonts w:hint="default"/>
      </w:rPr>
    </w:lvl>
    <w:lvl w:ilvl="1" w:tplc="0C090019" w:tentative="1">
      <w:start w:val="1"/>
      <w:numFmt w:val="lowerLetter"/>
      <w:lvlText w:val="%2."/>
      <w:lvlJc w:val="left"/>
      <w:pPr>
        <w:ind w:left="2700" w:hanging="360"/>
      </w:pPr>
    </w:lvl>
    <w:lvl w:ilvl="2" w:tplc="0C09001B" w:tentative="1">
      <w:start w:val="1"/>
      <w:numFmt w:val="lowerRoman"/>
      <w:lvlText w:val="%3."/>
      <w:lvlJc w:val="right"/>
      <w:pPr>
        <w:ind w:left="3420" w:hanging="180"/>
      </w:pPr>
    </w:lvl>
    <w:lvl w:ilvl="3" w:tplc="0C09000F" w:tentative="1">
      <w:start w:val="1"/>
      <w:numFmt w:val="decimal"/>
      <w:lvlText w:val="%4."/>
      <w:lvlJc w:val="left"/>
      <w:pPr>
        <w:ind w:left="4140" w:hanging="360"/>
      </w:pPr>
    </w:lvl>
    <w:lvl w:ilvl="4" w:tplc="0C090019" w:tentative="1">
      <w:start w:val="1"/>
      <w:numFmt w:val="lowerLetter"/>
      <w:lvlText w:val="%5."/>
      <w:lvlJc w:val="left"/>
      <w:pPr>
        <w:ind w:left="4860" w:hanging="360"/>
      </w:pPr>
    </w:lvl>
    <w:lvl w:ilvl="5" w:tplc="0C09001B" w:tentative="1">
      <w:start w:val="1"/>
      <w:numFmt w:val="lowerRoman"/>
      <w:lvlText w:val="%6."/>
      <w:lvlJc w:val="right"/>
      <w:pPr>
        <w:ind w:left="5580" w:hanging="180"/>
      </w:pPr>
    </w:lvl>
    <w:lvl w:ilvl="6" w:tplc="0C09000F" w:tentative="1">
      <w:start w:val="1"/>
      <w:numFmt w:val="decimal"/>
      <w:lvlText w:val="%7."/>
      <w:lvlJc w:val="left"/>
      <w:pPr>
        <w:ind w:left="6300" w:hanging="360"/>
      </w:pPr>
    </w:lvl>
    <w:lvl w:ilvl="7" w:tplc="0C090019" w:tentative="1">
      <w:start w:val="1"/>
      <w:numFmt w:val="lowerLetter"/>
      <w:lvlText w:val="%8."/>
      <w:lvlJc w:val="left"/>
      <w:pPr>
        <w:ind w:left="7020" w:hanging="360"/>
      </w:pPr>
    </w:lvl>
    <w:lvl w:ilvl="8" w:tplc="0C09001B" w:tentative="1">
      <w:start w:val="1"/>
      <w:numFmt w:val="lowerRoman"/>
      <w:lvlText w:val="%9."/>
      <w:lvlJc w:val="right"/>
      <w:pPr>
        <w:ind w:left="7740" w:hanging="180"/>
      </w:pPr>
    </w:lvl>
  </w:abstractNum>
  <w:abstractNum w:abstractNumId="4" w15:restartNumberingAfterBreak="0">
    <w:nsid w:val="0BD403ED"/>
    <w:multiLevelType w:val="hybridMultilevel"/>
    <w:tmpl w:val="9284658A"/>
    <w:lvl w:ilvl="0" w:tplc="F10ACFEE">
      <w:start w:val="1"/>
      <w:numFmt w:val="decimal"/>
      <w:lvlText w:val="%1."/>
      <w:lvlJc w:val="left"/>
      <w:pPr>
        <w:ind w:left="720" w:hanging="360"/>
      </w:pPr>
      <w:rPr>
        <w:rFonts w:hint="default"/>
        <w:color w:val="0B5294" w:themeColor="accent1" w:themeShade="BF"/>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E295F9A"/>
    <w:multiLevelType w:val="multilevel"/>
    <w:tmpl w:val="D1D099FE"/>
    <w:lvl w:ilvl="0">
      <w:start w:val="3"/>
      <w:numFmt w:val="decimal"/>
      <w:lvlText w:val="%1"/>
      <w:lvlJc w:val="left"/>
      <w:pPr>
        <w:ind w:left="360" w:hanging="360"/>
      </w:pPr>
      <w:rPr>
        <w:rFonts w:hint="default"/>
      </w:rPr>
    </w:lvl>
    <w:lvl w:ilvl="1">
      <w:start w:val="1"/>
      <w:numFmt w:val="decimal"/>
      <w:lvlText w:val="%1.%2"/>
      <w:lvlJc w:val="left"/>
      <w:pPr>
        <w:ind w:left="2138"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21B5A3B"/>
    <w:multiLevelType w:val="hybridMultilevel"/>
    <w:tmpl w:val="4B36A686"/>
    <w:lvl w:ilvl="0" w:tplc="FDE00086">
      <w:start w:val="1"/>
      <w:numFmt w:val="decimal"/>
      <w:lvlText w:val="%1."/>
      <w:lvlJc w:val="left"/>
      <w:pPr>
        <w:ind w:left="720" w:hanging="360"/>
      </w:pPr>
      <w:rPr>
        <w:rFonts w:hint="default"/>
        <w:color w:val="0B5294" w:themeColor="accent1" w:themeShade="BF"/>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34158CB"/>
    <w:multiLevelType w:val="multilevel"/>
    <w:tmpl w:val="428096FA"/>
    <w:lvl w:ilvl="0">
      <w:start w:val="2"/>
      <w:numFmt w:val="decimal"/>
      <w:lvlText w:val="%1"/>
      <w:lvlJc w:val="left"/>
      <w:pPr>
        <w:ind w:left="360" w:hanging="360"/>
      </w:pPr>
      <w:rPr>
        <w:rFonts w:hint="default"/>
      </w:rPr>
    </w:lvl>
    <w:lvl w:ilvl="1">
      <w:start w:val="1"/>
      <w:numFmt w:val="decimal"/>
      <w:lvlText w:val="%1.%2"/>
      <w:lvlJc w:val="left"/>
      <w:pPr>
        <w:ind w:left="2138"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47D2D75"/>
    <w:multiLevelType w:val="multilevel"/>
    <w:tmpl w:val="DB2A628A"/>
    <w:lvl w:ilvl="0">
      <w:numFmt w:val="bullet"/>
      <w:lvlText w:val="-"/>
      <w:lvlJc w:val="left"/>
      <w:pPr>
        <w:tabs>
          <w:tab w:val="num" w:pos="720"/>
        </w:tabs>
        <w:ind w:left="720" w:hanging="360"/>
      </w:pPr>
      <w:rPr>
        <w:rFonts w:ascii="Century Gothic" w:eastAsiaTheme="minorEastAsia" w:hAnsi="Century Gothic"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C5EB9"/>
    <w:multiLevelType w:val="multilevel"/>
    <w:tmpl w:val="A5DC5CA4"/>
    <w:lvl w:ilvl="0">
      <w:start w:val="3"/>
      <w:numFmt w:val="decimal"/>
      <w:lvlText w:val="%1"/>
      <w:lvlJc w:val="left"/>
      <w:pPr>
        <w:ind w:left="480" w:hanging="480"/>
      </w:pPr>
      <w:rPr>
        <w:rFonts w:hint="default"/>
        <w:b w:val="0"/>
      </w:rPr>
    </w:lvl>
    <w:lvl w:ilvl="1">
      <w:start w:val="1"/>
      <w:numFmt w:val="decimal"/>
      <w:lvlText w:val="%1.%2"/>
      <w:lvlJc w:val="left"/>
      <w:pPr>
        <w:ind w:left="1560" w:hanging="480"/>
      </w:pPr>
      <w:rPr>
        <w:rFonts w:hint="default"/>
        <w:b w:val="0"/>
      </w:rPr>
    </w:lvl>
    <w:lvl w:ilvl="2">
      <w:start w:val="1"/>
      <w:numFmt w:val="decimal"/>
      <w:lvlText w:val="%1.%2.%3"/>
      <w:lvlJc w:val="left"/>
      <w:pPr>
        <w:ind w:left="2880" w:hanging="720"/>
      </w:pPr>
      <w:rPr>
        <w:rFonts w:hint="default"/>
        <w:b w:val="0"/>
      </w:rPr>
    </w:lvl>
    <w:lvl w:ilvl="3">
      <w:start w:val="1"/>
      <w:numFmt w:val="decimal"/>
      <w:lvlText w:val="%1.%2.%3.%4"/>
      <w:lvlJc w:val="left"/>
      <w:pPr>
        <w:ind w:left="3960" w:hanging="720"/>
      </w:pPr>
      <w:rPr>
        <w:rFonts w:hint="default"/>
        <w:b w:val="0"/>
      </w:rPr>
    </w:lvl>
    <w:lvl w:ilvl="4">
      <w:start w:val="1"/>
      <w:numFmt w:val="decimal"/>
      <w:lvlText w:val="%1.%2.%3.%4.%5"/>
      <w:lvlJc w:val="left"/>
      <w:pPr>
        <w:ind w:left="5400" w:hanging="1080"/>
      </w:pPr>
      <w:rPr>
        <w:rFonts w:hint="default"/>
        <w:b w:val="0"/>
      </w:rPr>
    </w:lvl>
    <w:lvl w:ilvl="5">
      <w:start w:val="1"/>
      <w:numFmt w:val="decimal"/>
      <w:lvlText w:val="%1.%2.%3.%4.%5.%6"/>
      <w:lvlJc w:val="left"/>
      <w:pPr>
        <w:ind w:left="6840" w:hanging="1440"/>
      </w:pPr>
      <w:rPr>
        <w:rFonts w:hint="default"/>
        <w:b w:val="0"/>
      </w:rPr>
    </w:lvl>
    <w:lvl w:ilvl="6">
      <w:start w:val="1"/>
      <w:numFmt w:val="decimal"/>
      <w:lvlText w:val="%1.%2.%3.%4.%5.%6.%7"/>
      <w:lvlJc w:val="left"/>
      <w:pPr>
        <w:ind w:left="7920" w:hanging="1440"/>
      </w:pPr>
      <w:rPr>
        <w:rFonts w:hint="default"/>
        <w:b w:val="0"/>
      </w:rPr>
    </w:lvl>
    <w:lvl w:ilvl="7">
      <w:start w:val="1"/>
      <w:numFmt w:val="decimal"/>
      <w:lvlText w:val="%1.%2.%3.%4.%5.%6.%7.%8"/>
      <w:lvlJc w:val="left"/>
      <w:pPr>
        <w:ind w:left="9360" w:hanging="1800"/>
      </w:pPr>
      <w:rPr>
        <w:rFonts w:hint="default"/>
        <w:b w:val="0"/>
      </w:rPr>
    </w:lvl>
    <w:lvl w:ilvl="8">
      <w:start w:val="1"/>
      <w:numFmt w:val="decimal"/>
      <w:lvlText w:val="%1.%2.%3.%4.%5.%6.%7.%8.%9"/>
      <w:lvlJc w:val="left"/>
      <w:pPr>
        <w:ind w:left="10440" w:hanging="1800"/>
      </w:pPr>
      <w:rPr>
        <w:rFonts w:hint="default"/>
        <w:b w:val="0"/>
      </w:rPr>
    </w:lvl>
  </w:abstractNum>
  <w:abstractNum w:abstractNumId="10" w15:restartNumberingAfterBreak="0">
    <w:nsid w:val="1EBF2E5F"/>
    <w:multiLevelType w:val="hybridMultilevel"/>
    <w:tmpl w:val="45FEA5DE"/>
    <w:lvl w:ilvl="0" w:tplc="0C09000F">
      <w:start w:val="1"/>
      <w:numFmt w:val="decimal"/>
      <w:lvlText w:val="%1."/>
      <w:lvlJc w:val="left"/>
      <w:pPr>
        <w:ind w:left="2282" w:hanging="360"/>
      </w:pPr>
    </w:lvl>
    <w:lvl w:ilvl="1" w:tplc="0C090019" w:tentative="1">
      <w:start w:val="1"/>
      <w:numFmt w:val="lowerLetter"/>
      <w:lvlText w:val="%2."/>
      <w:lvlJc w:val="left"/>
      <w:pPr>
        <w:ind w:left="3002" w:hanging="360"/>
      </w:pPr>
    </w:lvl>
    <w:lvl w:ilvl="2" w:tplc="0C09001B" w:tentative="1">
      <w:start w:val="1"/>
      <w:numFmt w:val="lowerRoman"/>
      <w:lvlText w:val="%3."/>
      <w:lvlJc w:val="right"/>
      <w:pPr>
        <w:ind w:left="3722" w:hanging="180"/>
      </w:pPr>
    </w:lvl>
    <w:lvl w:ilvl="3" w:tplc="0C09000F" w:tentative="1">
      <w:start w:val="1"/>
      <w:numFmt w:val="decimal"/>
      <w:lvlText w:val="%4."/>
      <w:lvlJc w:val="left"/>
      <w:pPr>
        <w:ind w:left="4442" w:hanging="360"/>
      </w:pPr>
    </w:lvl>
    <w:lvl w:ilvl="4" w:tplc="0C090019" w:tentative="1">
      <w:start w:val="1"/>
      <w:numFmt w:val="lowerLetter"/>
      <w:lvlText w:val="%5."/>
      <w:lvlJc w:val="left"/>
      <w:pPr>
        <w:ind w:left="5162" w:hanging="360"/>
      </w:pPr>
    </w:lvl>
    <w:lvl w:ilvl="5" w:tplc="0C09001B" w:tentative="1">
      <w:start w:val="1"/>
      <w:numFmt w:val="lowerRoman"/>
      <w:lvlText w:val="%6."/>
      <w:lvlJc w:val="right"/>
      <w:pPr>
        <w:ind w:left="5882" w:hanging="180"/>
      </w:pPr>
    </w:lvl>
    <w:lvl w:ilvl="6" w:tplc="0C09000F" w:tentative="1">
      <w:start w:val="1"/>
      <w:numFmt w:val="decimal"/>
      <w:lvlText w:val="%7."/>
      <w:lvlJc w:val="left"/>
      <w:pPr>
        <w:ind w:left="6602" w:hanging="360"/>
      </w:pPr>
    </w:lvl>
    <w:lvl w:ilvl="7" w:tplc="0C090019" w:tentative="1">
      <w:start w:val="1"/>
      <w:numFmt w:val="lowerLetter"/>
      <w:lvlText w:val="%8."/>
      <w:lvlJc w:val="left"/>
      <w:pPr>
        <w:ind w:left="7322" w:hanging="360"/>
      </w:pPr>
    </w:lvl>
    <w:lvl w:ilvl="8" w:tplc="0C09001B" w:tentative="1">
      <w:start w:val="1"/>
      <w:numFmt w:val="lowerRoman"/>
      <w:lvlText w:val="%9."/>
      <w:lvlJc w:val="right"/>
      <w:pPr>
        <w:ind w:left="8042" w:hanging="180"/>
      </w:pPr>
    </w:lvl>
  </w:abstractNum>
  <w:abstractNum w:abstractNumId="11" w15:restartNumberingAfterBreak="0">
    <w:nsid w:val="1F302880"/>
    <w:multiLevelType w:val="multilevel"/>
    <w:tmpl w:val="C646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A41968"/>
    <w:multiLevelType w:val="hybridMultilevel"/>
    <w:tmpl w:val="B6EC3560"/>
    <w:lvl w:ilvl="0" w:tplc="8AE62D8C">
      <w:start w:val="1"/>
      <w:numFmt w:val="decimal"/>
      <w:lvlText w:val="%1."/>
      <w:lvlJc w:val="left"/>
      <w:pPr>
        <w:ind w:left="720" w:hanging="360"/>
      </w:pPr>
      <w:rPr>
        <w:rFonts w:hint="default"/>
        <w:color w:val="0B5294" w:themeColor="accent1" w:themeShade="BF"/>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31F275A"/>
    <w:multiLevelType w:val="multilevel"/>
    <w:tmpl w:val="90E07700"/>
    <w:lvl w:ilvl="0">
      <w:numFmt w:val="bullet"/>
      <w:lvlText w:val="-"/>
      <w:lvlJc w:val="left"/>
      <w:pPr>
        <w:tabs>
          <w:tab w:val="num" w:pos="720"/>
        </w:tabs>
        <w:ind w:left="720" w:hanging="360"/>
      </w:pPr>
      <w:rPr>
        <w:rFonts w:ascii="Century Gothic" w:eastAsiaTheme="minorEastAsia" w:hAnsi="Century Gothic"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6520C"/>
    <w:multiLevelType w:val="multilevel"/>
    <w:tmpl w:val="A5DC5CA4"/>
    <w:lvl w:ilvl="0">
      <w:start w:val="3"/>
      <w:numFmt w:val="decimal"/>
      <w:lvlText w:val="%1"/>
      <w:lvlJc w:val="left"/>
      <w:pPr>
        <w:ind w:left="480" w:hanging="480"/>
      </w:pPr>
      <w:rPr>
        <w:rFonts w:hint="default"/>
        <w:b w:val="0"/>
      </w:rPr>
    </w:lvl>
    <w:lvl w:ilvl="1">
      <w:start w:val="1"/>
      <w:numFmt w:val="decimal"/>
      <w:lvlText w:val="%1.%2"/>
      <w:lvlJc w:val="left"/>
      <w:pPr>
        <w:ind w:left="1560" w:hanging="480"/>
      </w:pPr>
      <w:rPr>
        <w:rFonts w:hint="default"/>
        <w:b w:val="0"/>
      </w:rPr>
    </w:lvl>
    <w:lvl w:ilvl="2">
      <w:start w:val="1"/>
      <w:numFmt w:val="decimal"/>
      <w:lvlText w:val="%1.%2.%3"/>
      <w:lvlJc w:val="left"/>
      <w:pPr>
        <w:ind w:left="2880" w:hanging="720"/>
      </w:pPr>
      <w:rPr>
        <w:rFonts w:hint="default"/>
        <w:b w:val="0"/>
      </w:rPr>
    </w:lvl>
    <w:lvl w:ilvl="3">
      <w:start w:val="1"/>
      <w:numFmt w:val="decimal"/>
      <w:lvlText w:val="%1.%2.%3.%4"/>
      <w:lvlJc w:val="left"/>
      <w:pPr>
        <w:ind w:left="3960" w:hanging="720"/>
      </w:pPr>
      <w:rPr>
        <w:rFonts w:hint="default"/>
        <w:b w:val="0"/>
      </w:rPr>
    </w:lvl>
    <w:lvl w:ilvl="4">
      <w:start w:val="1"/>
      <w:numFmt w:val="decimal"/>
      <w:lvlText w:val="%1.%2.%3.%4.%5"/>
      <w:lvlJc w:val="left"/>
      <w:pPr>
        <w:ind w:left="5400" w:hanging="1080"/>
      </w:pPr>
      <w:rPr>
        <w:rFonts w:hint="default"/>
        <w:b w:val="0"/>
      </w:rPr>
    </w:lvl>
    <w:lvl w:ilvl="5">
      <w:start w:val="1"/>
      <w:numFmt w:val="decimal"/>
      <w:lvlText w:val="%1.%2.%3.%4.%5.%6"/>
      <w:lvlJc w:val="left"/>
      <w:pPr>
        <w:ind w:left="6840" w:hanging="1440"/>
      </w:pPr>
      <w:rPr>
        <w:rFonts w:hint="default"/>
        <w:b w:val="0"/>
      </w:rPr>
    </w:lvl>
    <w:lvl w:ilvl="6">
      <w:start w:val="1"/>
      <w:numFmt w:val="decimal"/>
      <w:lvlText w:val="%1.%2.%3.%4.%5.%6.%7"/>
      <w:lvlJc w:val="left"/>
      <w:pPr>
        <w:ind w:left="7920" w:hanging="1440"/>
      </w:pPr>
      <w:rPr>
        <w:rFonts w:hint="default"/>
        <w:b w:val="0"/>
      </w:rPr>
    </w:lvl>
    <w:lvl w:ilvl="7">
      <w:start w:val="1"/>
      <w:numFmt w:val="decimal"/>
      <w:lvlText w:val="%1.%2.%3.%4.%5.%6.%7.%8"/>
      <w:lvlJc w:val="left"/>
      <w:pPr>
        <w:ind w:left="9360" w:hanging="1800"/>
      </w:pPr>
      <w:rPr>
        <w:rFonts w:hint="default"/>
        <w:b w:val="0"/>
      </w:rPr>
    </w:lvl>
    <w:lvl w:ilvl="8">
      <w:start w:val="1"/>
      <w:numFmt w:val="decimal"/>
      <w:lvlText w:val="%1.%2.%3.%4.%5.%6.%7.%8.%9"/>
      <w:lvlJc w:val="left"/>
      <w:pPr>
        <w:ind w:left="10440" w:hanging="1800"/>
      </w:pPr>
      <w:rPr>
        <w:rFonts w:hint="default"/>
        <w:b w:val="0"/>
      </w:rPr>
    </w:lvl>
  </w:abstractNum>
  <w:abstractNum w:abstractNumId="15" w15:restartNumberingAfterBreak="0">
    <w:nsid w:val="2ABD5E32"/>
    <w:multiLevelType w:val="hybridMultilevel"/>
    <w:tmpl w:val="67269AB2"/>
    <w:lvl w:ilvl="0" w:tplc="F962B19E">
      <w:numFmt w:val="bullet"/>
      <w:lvlText w:val="-"/>
      <w:lvlJc w:val="left"/>
      <w:pPr>
        <w:ind w:left="720" w:hanging="360"/>
      </w:pPr>
      <w:rPr>
        <w:rFonts w:ascii="Century Gothic" w:eastAsiaTheme="majorEastAsia" w:hAnsi="Century Gothic" w:cstheme="majorBidi"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21F09AC"/>
    <w:multiLevelType w:val="hybridMultilevel"/>
    <w:tmpl w:val="E2741830"/>
    <w:lvl w:ilvl="0" w:tplc="68A8664C">
      <w:numFmt w:val="bullet"/>
      <w:lvlText w:val="-"/>
      <w:lvlJc w:val="left"/>
      <w:pPr>
        <w:ind w:left="720" w:hanging="360"/>
      </w:pPr>
      <w:rPr>
        <w:rFonts w:ascii="Century Gothic" w:eastAsiaTheme="minorEastAsia" w:hAnsi="Century Gothic"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56D5B2A"/>
    <w:multiLevelType w:val="hybridMultilevel"/>
    <w:tmpl w:val="09B4A160"/>
    <w:lvl w:ilvl="0" w:tplc="0C09000F">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3A0A40F3"/>
    <w:multiLevelType w:val="hybridMultilevel"/>
    <w:tmpl w:val="02AAB13E"/>
    <w:lvl w:ilvl="0" w:tplc="3EC80F36">
      <w:start w:val="18"/>
      <w:numFmt w:val="bullet"/>
      <w:lvlText w:val="-"/>
      <w:lvlJc w:val="left"/>
      <w:pPr>
        <w:ind w:left="720" w:hanging="360"/>
      </w:pPr>
      <w:rPr>
        <w:rFonts w:ascii="Century Gothic" w:eastAsiaTheme="minorEastAsia" w:hAnsi="Century Gothic" w:cstheme="minorBidi" w:hint="default"/>
        <w:b/>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1A17256"/>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38751D8"/>
    <w:multiLevelType w:val="multilevel"/>
    <w:tmpl w:val="31AE2E16"/>
    <w:lvl w:ilvl="0">
      <w:start w:val="3"/>
      <w:numFmt w:val="decimal"/>
      <w:lvlText w:val="%1."/>
      <w:lvlJc w:val="left"/>
      <w:pPr>
        <w:ind w:left="360" w:hanging="360"/>
      </w:pPr>
      <w:rPr>
        <w:rFonts w:hint="default"/>
        <w:b w:val="0"/>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3240" w:hanging="108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560" w:hanging="1800"/>
      </w:pPr>
      <w:rPr>
        <w:rFonts w:hint="default"/>
        <w:b w:val="0"/>
      </w:rPr>
    </w:lvl>
  </w:abstractNum>
  <w:abstractNum w:abstractNumId="21" w15:restartNumberingAfterBreak="0">
    <w:nsid w:val="44DF6785"/>
    <w:multiLevelType w:val="multilevel"/>
    <w:tmpl w:val="336299BC"/>
    <w:lvl w:ilvl="0">
      <w:numFmt w:val="bullet"/>
      <w:lvlText w:val="-"/>
      <w:lvlJc w:val="left"/>
      <w:pPr>
        <w:tabs>
          <w:tab w:val="num" w:pos="720"/>
        </w:tabs>
        <w:ind w:left="720" w:hanging="360"/>
      </w:pPr>
      <w:rPr>
        <w:rFonts w:ascii="Century Gothic" w:eastAsiaTheme="minorEastAsia" w:hAnsi="Century Gothic"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5D1335"/>
    <w:multiLevelType w:val="multilevel"/>
    <w:tmpl w:val="D8A6FC38"/>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
      <w:lvlJc w:val="left"/>
      <w:pPr>
        <w:ind w:left="228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560" w:hanging="1800"/>
      </w:pPr>
      <w:rPr>
        <w:rFonts w:hint="default"/>
        <w:b w:val="0"/>
      </w:rPr>
    </w:lvl>
  </w:abstractNum>
  <w:abstractNum w:abstractNumId="23" w15:restartNumberingAfterBreak="0">
    <w:nsid w:val="496E43C1"/>
    <w:multiLevelType w:val="hybridMultilevel"/>
    <w:tmpl w:val="1F8235F2"/>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4E1E1076"/>
    <w:multiLevelType w:val="hybridMultilevel"/>
    <w:tmpl w:val="4962C35A"/>
    <w:lvl w:ilvl="0" w:tplc="8B9430D8">
      <w:start w:val="1"/>
      <w:numFmt w:val="decimal"/>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25" w15:restartNumberingAfterBreak="0">
    <w:nsid w:val="501C78A6"/>
    <w:multiLevelType w:val="multilevel"/>
    <w:tmpl w:val="97ECC372"/>
    <w:lvl w:ilvl="0">
      <w:start w:val="4"/>
      <w:numFmt w:val="decimal"/>
      <w:lvlText w:val="%1"/>
      <w:lvlJc w:val="left"/>
      <w:pPr>
        <w:ind w:left="360" w:hanging="360"/>
      </w:pPr>
      <w:rPr>
        <w:rFonts w:hint="default"/>
      </w:rPr>
    </w:lvl>
    <w:lvl w:ilvl="1">
      <w:start w:val="1"/>
      <w:numFmt w:val="decimal"/>
      <w:lvlText w:val="%1.%2"/>
      <w:lvlJc w:val="left"/>
      <w:pPr>
        <w:ind w:left="2280" w:hanging="7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6" w15:restartNumberingAfterBreak="0">
    <w:nsid w:val="541C71AA"/>
    <w:multiLevelType w:val="multilevel"/>
    <w:tmpl w:val="B2F277D0"/>
    <w:lvl w:ilvl="0">
      <w:start w:val="5"/>
      <w:numFmt w:val="decimal"/>
      <w:lvlText w:val="%1"/>
      <w:lvlJc w:val="left"/>
      <w:pPr>
        <w:ind w:left="360" w:hanging="360"/>
      </w:pPr>
      <w:rPr>
        <w:rFonts w:hint="default"/>
      </w:rPr>
    </w:lvl>
    <w:lvl w:ilvl="1">
      <w:start w:val="1"/>
      <w:numFmt w:val="decimal"/>
      <w:lvlText w:val="%1.%2"/>
      <w:lvlJc w:val="left"/>
      <w:pPr>
        <w:ind w:left="2138"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6B245BC"/>
    <w:multiLevelType w:val="multilevel"/>
    <w:tmpl w:val="F5764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F97F8D"/>
    <w:multiLevelType w:val="hybridMultilevel"/>
    <w:tmpl w:val="FEB04CD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B324905"/>
    <w:multiLevelType w:val="multilevel"/>
    <w:tmpl w:val="15FCD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6B268D"/>
    <w:multiLevelType w:val="hybridMultilevel"/>
    <w:tmpl w:val="7B6AF0C0"/>
    <w:lvl w:ilvl="0" w:tplc="C54A50F6">
      <w:numFmt w:val="decimal"/>
      <w:lvlText w:val="%1."/>
      <w:lvlJc w:val="left"/>
      <w:pPr>
        <w:ind w:left="1080" w:hanging="360"/>
      </w:pPr>
      <w:rPr>
        <w:rFonts w:hint="default"/>
        <w:b/>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1" w15:restartNumberingAfterBreak="0">
    <w:nsid w:val="6516491F"/>
    <w:multiLevelType w:val="multilevel"/>
    <w:tmpl w:val="DAC8DFAE"/>
    <w:lvl w:ilvl="0">
      <w:start w:val="4"/>
      <w:numFmt w:val="decimal"/>
      <w:lvlText w:val="%1"/>
      <w:lvlJc w:val="left"/>
      <w:pPr>
        <w:ind w:left="360" w:hanging="360"/>
      </w:pPr>
      <w:rPr>
        <w:rFonts w:hint="default"/>
      </w:rPr>
    </w:lvl>
    <w:lvl w:ilvl="1">
      <w:start w:val="1"/>
      <w:numFmt w:val="decimal"/>
      <w:lvlText w:val="%1.%2"/>
      <w:lvlJc w:val="left"/>
      <w:pPr>
        <w:ind w:left="2138"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686112F7"/>
    <w:multiLevelType w:val="hybridMultilevel"/>
    <w:tmpl w:val="B2200326"/>
    <w:lvl w:ilvl="0" w:tplc="5BC88B5C">
      <w:start w:val="1"/>
      <w:numFmt w:val="decimal"/>
      <w:lvlText w:val="%1."/>
      <w:lvlJc w:val="left"/>
      <w:pPr>
        <w:ind w:left="360" w:hanging="360"/>
      </w:pPr>
      <w:rPr>
        <w:rFonts w:hint="default"/>
        <w:color w:val="0B5294" w:themeColor="accent1" w:themeShade="BF"/>
        <w:sz w:val="24"/>
      </w:rPr>
    </w:lvl>
    <w:lvl w:ilvl="1" w:tplc="0C09001B">
      <w:start w:val="1"/>
      <w:numFmt w:val="lowerRoman"/>
      <w:lvlText w:val="%2."/>
      <w:lvlJc w:val="righ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3" w15:restartNumberingAfterBreak="0">
    <w:nsid w:val="6DFB726A"/>
    <w:multiLevelType w:val="multilevel"/>
    <w:tmpl w:val="00A28852"/>
    <w:lvl w:ilvl="0">
      <w:numFmt w:val="decimal"/>
      <w:lvlText w:val="%1."/>
      <w:lvlJc w:val="left"/>
      <w:pPr>
        <w:ind w:left="720" w:hanging="360"/>
      </w:pPr>
      <w:rPr>
        <w:rFonts w:hint="default"/>
      </w:rPr>
    </w:lvl>
    <w:lvl w:ilvl="1">
      <w:start w:val="1"/>
      <w:numFmt w:val="decimal"/>
      <w:lvlText w:val="%2."/>
      <w:lvlJc w:val="left"/>
      <w:pPr>
        <w:ind w:left="1211" w:hanging="360"/>
      </w:pPr>
      <w:rPr>
        <w:b/>
        <w:bCs/>
      </w:rPr>
    </w:lvl>
    <w:lvl w:ilvl="2">
      <w:start w:val="1"/>
      <w:numFmt w:val="decimal"/>
      <w:isLgl/>
      <w:lvlText w:val="%1.%2.%3"/>
      <w:lvlJc w:val="left"/>
      <w:pPr>
        <w:ind w:left="2705" w:hanging="720"/>
      </w:pPr>
      <w:rPr>
        <w:rFonts w:hint="default"/>
      </w:rPr>
    </w:lvl>
    <w:lvl w:ilvl="3">
      <w:start w:val="1"/>
      <w:numFmt w:val="decimal"/>
      <w:isLgl/>
      <w:lvlText w:val="%1.%2.%3.%4"/>
      <w:lvlJc w:val="left"/>
      <w:pPr>
        <w:ind w:left="4680" w:hanging="108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7200" w:hanging="1440"/>
      </w:pPr>
      <w:rPr>
        <w:rFonts w:hint="default"/>
      </w:rPr>
    </w:lvl>
    <w:lvl w:ilvl="6">
      <w:start w:val="1"/>
      <w:numFmt w:val="decimal"/>
      <w:isLgl/>
      <w:lvlText w:val="%1.%2.%3.%4.%5.%6.%7"/>
      <w:lvlJc w:val="left"/>
      <w:pPr>
        <w:ind w:left="8640" w:hanging="1800"/>
      </w:pPr>
      <w:rPr>
        <w:rFonts w:hint="default"/>
      </w:rPr>
    </w:lvl>
    <w:lvl w:ilvl="7">
      <w:start w:val="1"/>
      <w:numFmt w:val="decimal"/>
      <w:isLgl/>
      <w:lvlText w:val="%1.%2.%3.%4.%5.%6.%7.%8"/>
      <w:lvlJc w:val="left"/>
      <w:pPr>
        <w:ind w:left="9720" w:hanging="1800"/>
      </w:pPr>
      <w:rPr>
        <w:rFonts w:hint="default"/>
      </w:rPr>
    </w:lvl>
    <w:lvl w:ilvl="8">
      <w:start w:val="1"/>
      <w:numFmt w:val="decimal"/>
      <w:isLgl/>
      <w:lvlText w:val="%1.%2.%3.%4.%5.%6.%7.%8.%9"/>
      <w:lvlJc w:val="left"/>
      <w:pPr>
        <w:ind w:left="11160" w:hanging="2160"/>
      </w:pPr>
      <w:rPr>
        <w:rFonts w:hint="default"/>
      </w:rPr>
    </w:lvl>
  </w:abstractNum>
  <w:abstractNum w:abstractNumId="34" w15:restartNumberingAfterBreak="0">
    <w:nsid w:val="71A05FDC"/>
    <w:multiLevelType w:val="hybridMultilevel"/>
    <w:tmpl w:val="B07281CC"/>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5" w15:restartNumberingAfterBreak="0">
    <w:nsid w:val="74D314C5"/>
    <w:multiLevelType w:val="hybridMultilevel"/>
    <w:tmpl w:val="3EB4FA22"/>
    <w:lvl w:ilvl="0" w:tplc="B3D0ACF8">
      <w:start w:val="1"/>
      <w:numFmt w:val="decimal"/>
      <w:lvlText w:val="%1."/>
      <w:lvlJc w:val="left"/>
      <w:pPr>
        <w:ind w:left="720" w:hanging="360"/>
      </w:pPr>
      <w:rPr>
        <w:rFonts w:hint="default"/>
        <w:color w:val="0B5294" w:themeColor="accent1" w:themeShade="BF"/>
        <w:sz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782B4F4F"/>
    <w:multiLevelType w:val="hybridMultilevel"/>
    <w:tmpl w:val="3E8CD388"/>
    <w:lvl w:ilvl="0" w:tplc="FFFFFFFF">
      <w:numFmt w:val="decimal"/>
      <w:lvlText w:val="%1."/>
      <w:lvlJc w:val="left"/>
      <w:pPr>
        <w:ind w:left="360" w:hanging="360"/>
      </w:pPr>
      <w:rPr>
        <w:rFonts w:hint="default"/>
      </w:rPr>
    </w:lvl>
    <w:lvl w:ilvl="1" w:tplc="A60EDBFC">
      <w:start w:val="1"/>
      <w:numFmt w:val="decimal"/>
      <w:lvlText w:val="%2."/>
      <w:lvlJc w:val="left"/>
      <w:pPr>
        <w:ind w:left="927" w:hanging="360"/>
      </w:pPr>
      <w:rPr>
        <w:b/>
        <w:bCs/>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7" w15:restartNumberingAfterBreak="0">
    <w:nsid w:val="7A862D2E"/>
    <w:multiLevelType w:val="multilevel"/>
    <w:tmpl w:val="82E8772E"/>
    <w:lvl w:ilvl="0">
      <w:numFmt w:val="bullet"/>
      <w:lvlText w:val="-"/>
      <w:lvlJc w:val="left"/>
      <w:pPr>
        <w:tabs>
          <w:tab w:val="num" w:pos="1080"/>
        </w:tabs>
        <w:ind w:left="1080" w:hanging="360"/>
      </w:pPr>
      <w:rPr>
        <w:rFonts w:ascii="Century Gothic" w:eastAsiaTheme="majorEastAsia" w:hAnsi="Century Gothic" w:cstheme="majorBidi" w:hint="default"/>
        <w:b/>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7AC47441"/>
    <w:multiLevelType w:val="multilevel"/>
    <w:tmpl w:val="14DECC62"/>
    <w:lvl w:ilvl="0">
      <w:numFmt w:val="bullet"/>
      <w:lvlText w:val="-"/>
      <w:lvlJc w:val="left"/>
      <w:pPr>
        <w:tabs>
          <w:tab w:val="num" w:pos="720"/>
        </w:tabs>
        <w:ind w:left="720" w:hanging="360"/>
      </w:pPr>
      <w:rPr>
        <w:rFonts w:ascii="Century Gothic" w:eastAsiaTheme="minorEastAsia" w:hAnsi="Century Gothic"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CC6FF5"/>
    <w:multiLevelType w:val="hybridMultilevel"/>
    <w:tmpl w:val="4C5279A0"/>
    <w:lvl w:ilvl="0" w:tplc="BD34FC08">
      <w:start w:val="1"/>
      <w:numFmt w:val="decimal"/>
      <w:lvlText w:val="%1."/>
      <w:lvlJc w:val="left"/>
      <w:pPr>
        <w:ind w:left="360" w:hanging="360"/>
      </w:pPr>
      <w:rPr>
        <w:rFonts w:hint="default"/>
        <w:color w:val="0B5294" w:themeColor="accent1" w:themeShade="BF"/>
        <w:sz w:val="24"/>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0" w15:restartNumberingAfterBreak="0">
    <w:nsid w:val="7E9200E6"/>
    <w:multiLevelType w:val="hybridMultilevel"/>
    <w:tmpl w:val="36443A90"/>
    <w:lvl w:ilvl="0" w:tplc="0C090001">
      <w:start w:val="1"/>
      <w:numFmt w:val="bullet"/>
      <w:lvlText w:val=""/>
      <w:lvlJc w:val="left"/>
      <w:pPr>
        <w:ind w:left="1146" w:hanging="360"/>
      </w:pPr>
      <w:rPr>
        <w:rFonts w:ascii="Symbol" w:hAnsi="Symbol" w:hint="default"/>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41" w15:restartNumberingAfterBreak="0">
    <w:nsid w:val="7ED7492F"/>
    <w:multiLevelType w:val="hybridMultilevel"/>
    <w:tmpl w:val="BDD2BAD2"/>
    <w:lvl w:ilvl="0" w:tplc="5BC88B5C">
      <w:start w:val="1"/>
      <w:numFmt w:val="decimal"/>
      <w:lvlText w:val="%1."/>
      <w:lvlJc w:val="left"/>
      <w:pPr>
        <w:ind w:left="720" w:hanging="360"/>
      </w:pPr>
      <w:rPr>
        <w:rFonts w:hint="default"/>
        <w:color w:val="0B5294" w:themeColor="accent1" w:themeShade="BF"/>
        <w:sz w:val="24"/>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2" w15:restartNumberingAfterBreak="0">
    <w:nsid w:val="7F1D56A5"/>
    <w:multiLevelType w:val="multilevel"/>
    <w:tmpl w:val="63FE935E"/>
    <w:lvl w:ilvl="0">
      <w:start w:val="6"/>
      <w:numFmt w:val="decimal"/>
      <w:lvlText w:val="%1"/>
      <w:lvlJc w:val="left"/>
      <w:pPr>
        <w:ind w:left="360" w:hanging="360"/>
      </w:pPr>
      <w:rPr>
        <w:rFonts w:hint="default"/>
      </w:rPr>
    </w:lvl>
    <w:lvl w:ilvl="1">
      <w:start w:val="1"/>
      <w:numFmt w:val="decimal"/>
      <w:lvlText w:val="%1.%2"/>
      <w:lvlJc w:val="left"/>
      <w:pPr>
        <w:ind w:left="2138"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906" w:hanging="180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43" w15:restartNumberingAfterBreak="0">
    <w:nsid w:val="7F3848E3"/>
    <w:multiLevelType w:val="multilevel"/>
    <w:tmpl w:val="6FAA24F2"/>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num w:numId="1" w16cid:durableId="723329474">
    <w:abstractNumId w:val="34"/>
  </w:num>
  <w:num w:numId="2" w16cid:durableId="1147625604">
    <w:abstractNumId w:val="43"/>
  </w:num>
  <w:num w:numId="3" w16cid:durableId="1486580160">
    <w:abstractNumId w:val="23"/>
  </w:num>
  <w:num w:numId="4" w16cid:durableId="1663506883">
    <w:abstractNumId w:val="15"/>
  </w:num>
  <w:num w:numId="5" w16cid:durableId="959334103">
    <w:abstractNumId w:val="4"/>
  </w:num>
  <w:num w:numId="6" w16cid:durableId="356928922">
    <w:abstractNumId w:val="35"/>
  </w:num>
  <w:num w:numId="7" w16cid:durableId="349330996">
    <w:abstractNumId w:val="32"/>
  </w:num>
  <w:num w:numId="8" w16cid:durableId="1098524914">
    <w:abstractNumId w:val="40"/>
  </w:num>
  <w:num w:numId="9" w16cid:durableId="2112817709">
    <w:abstractNumId w:val="41"/>
  </w:num>
  <w:num w:numId="10" w16cid:durableId="1571497147">
    <w:abstractNumId w:val="39"/>
  </w:num>
  <w:num w:numId="11" w16cid:durableId="6099288">
    <w:abstractNumId w:val="6"/>
  </w:num>
  <w:num w:numId="12" w16cid:durableId="1926841092">
    <w:abstractNumId w:val="12"/>
  </w:num>
  <w:num w:numId="13" w16cid:durableId="356780197">
    <w:abstractNumId w:val="19"/>
  </w:num>
  <w:num w:numId="14" w16cid:durableId="646127521">
    <w:abstractNumId w:val="37"/>
  </w:num>
  <w:num w:numId="15" w16cid:durableId="988096279">
    <w:abstractNumId w:val="29"/>
  </w:num>
  <w:num w:numId="16" w16cid:durableId="1285691092">
    <w:abstractNumId w:val="27"/>
  </w:num>
  <w:num w:numId="17" w16cid:durableId="263613621">
    <w:abstractNumId w:val="10"/>
  </w:num>
  <w:num w:numId="18" w16cid:durableId="1461076077">
    <w:abstractNumId w:val="24"/>
  </w:num>
  <w:num w:numId="19" w16cid:durableId="92674082">
    <w:abstractNumId w:val="3"/>
  </w:num>
  <w:num w:numId="20" w16cid:durableId="251595203">
    <w:abstractNumId w:val="16"/>
  </w:num>
  <w:num w:numId="21" w16cid:durableId="1588341194">
    <w:abstractNumId w:val="8"/>
  </w:num>
  <w:num w:numId="22" w16cid:durableId="1450278425">
    <w:abstractNumId w:val="13"/>
  </w:num>
  <w:num w:numId="23" w16cid:durableId="1685396231">
    <w:abstractNumId w:val="21"/>
  </w:num>
  <w:num w:numId="24" w16cid:durableId="1028409827">
    <w:abstractNumId w:val="38"/>
  </w:num>
  <w:num w:numId="25" w16cid:durableId="1147285189">
    <w:abstractNumId w:val="28"/>
  </w:num>
  <w:num w:numId="26" w16cid:durableId="176505977">
    <w:abstractNumId w:val="18"/>
  </w:num>
  <w:num w:numId="27" w16cid:durableId="1020203817">
    <w:abstractNumId w:val="11"/>
  </w:num>
  <w:num w:numId="28" w16cid:durableId="1622149139">
    <w:abstractNumId w:val="30"/>
  </w:num>
  <w:num w:numId="29" w16cid:durableId="958146743">
    <w:abstractNumId w:val="2"/>
  </w:num>
  <w:num w:numId="30" w16cid:durableId="1590582957">
    <w:abstractNumId w:val="36"/>
  </w:num>
  <w:num w:numId="31" w16cid:durableId="988243853">
    <w:abstractNumId w:val="14"/>
  </w:num>
  <w:num w:numId="32" w16cid:durableId="1150294889">
    <w:abstractNumId w:val="20"/>
  </w:num>
  <w:num w:numId="33" w16cid:durableId="1070426777">
    <w:abstractNumId w:val="1"/>
  </w:num>
  <w:num w:numId="34" w16cid:durableId="961304456">
    <w:abstractNumId w:val="22"/>
  </w:num>
  <w:num w:numId="35" w16cid:durableId="204607638">
    <w:abstractNumId w:val="0"/>
  </w:num>
  <w:num w:numId="36" w16cid:durableId="1984196345">
    <w:abstractNumId w:val="9"/>
  </w:num>
  <w:num w:numId="37" w16cid:durableId="1052967332">
    <w:abstractNumId w:val="25"/>
  </w:num>
  <w:num w:numId="38" w16cid:durableId="1215698104">
    <w:abstractNumId w:val="33"/>
  </w:num>
  <w:num w:numId="39" w16cid:durableId="804733099">
    <w:abstractNumId w:val="7"/>
  </w:num>
  <w:num w:numId="40" w16cid:durableId="160703319">
    <w:abstractNumId w:val="5"/>
  </w:num>
  <w:num w:numId="41" w16cid:durableId="1232622937">
    <w:abstractNumId w:val="31"/>
  </w:num>
  <w:num w:numId="42" w16cid:durableId="1825658777">
    <w:abstractNumId w:val="26"/>
  </w:num>
  <w:num w:numId="43" w16cid:durableId="291597337">
    <w:abstractNumId w:val="42"/>
  </w:num>
  <w:num w:numId="44" w16cid:durableId="2009088260">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neerat Rumsamrong">
    <w15:presenceInfo w15:providerId="AD" w15:userId="S::m.rumsamrong@cqu.edu.au::a1f38016-d327-4134-a0c3-a37ab8b0dc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AD7"/>
    <w:rsid w:val="00014C2E"/>
    <w:rsid w:val="00037C8B"/>
    <w:rsid w:val="0004075B"/>
    <w:rsid w:val="00040C26"/>
    <w:rsid w:val="00083B6E"/>
    <w:rsid w:val="00092B90"/>
    <w:rsid w:val="00097CDA"/>
    <w:rsid w:val="000A41E6"/>
    <w:rsid w:val="000B63A9"/>
    <w:rsid w:val="001707F3"/>
    <w:rsid w:val="00182C6B"/>
    <w:rsid w:val="001857F0"/>
    <w:rsid w:val="001A6417"/>
    <w:rsid w:val="001B0829"/>
    <w:rsid w:val="001B57CF"/>
    <w:rsid w:val="001C73FC"/>
    <w:rsid w:val="001D0713"/>
    <w:rsid w:val="001F4F59"/>
    <w:rsid w:val="00204CEA"/>
    <w:rsid w:val="00212851"/>
    <w:rsid w:val="0022079A"/>
    <w:rsid w:val="00223374"/>
    <w:rsid w:val="00252C80"/>
    <w:rsid w:val="00270834"/>
    <w:rsid w:val="00294525"/>
    <w:rsid w:val="002954FC"/>
    <w:rsid w:val="002A5258"/>
    <w:rsid w:val="002A5EB9"/>
    <w:rsid w:val="002C0775"/>
    <w:rsid w:val="002C30B1"/>
    <w:rsid w:val="002D2154"/>
    <w:rsid w:val="002D6CFB"/>
    <w:rsid w:val="002E392C"/>
    <w:rsid w:val="00306EB5"/>
    <w:rsid w:val="00307589"/>
    <w:rsid w:val="003138A5"/>
    <w:rsid w:val="00315CF8"/>
    <w:rsid w:val="00322A53"/>
    <w:rsid w:val="00335A92"/>
    <w:rsid w:val="00353DB4"/>
    <w:rsid w:val="00383851"/>
    <w:rsid w:val="00395476"/>
    <w:rsid w:val="003F3285"/>
    <w:rsid w:val="004412A8"/>
    <w:rsid w:val="00441FB4"/>
    <w:rsid w:val="00444DC2"/>
    <w:rsid w:val="0046077F"/>
    <w:rsid w:val="00472264"/>
    <w:rsid w:val="004840C4"/>
    <w:rsid w:val="00484200"/>
    <w:rsid w:val="004864D5"/>
    <w:rsid w:val="004A176F"/>
    <w:rsid w:val="004A2974"/>
    <w:rsid w:val="004A414C"/>
    <w:rsid w:val="004B08A2"/>
    <w:rsid w:val="004F2B5B"/>
    <w:rsid w:val="00507737"/>
    <w:rsid w:val="00516E4A"/>
    <w:rsid w:val="00556DB1"/>
    <w:rsid w:val="00574AD5"/>
    <w:rsid w:val="00576186"/>
    <w:rsid w:val="005A1B7F"/>
    <w:rsid w:val="005C2B95"/>
    <w:rsid w:val="005C6039"/>
    <w:rsid w:val="005C7F8A"/>
    <w:rsid w:val="005D170C"/>
    <w:rsid w:val="005D5048"/>
    <w:rsid w:val="005E7291"/>
    <w:rsid w:val="00602FBD"/>
    <w:rsid w:val="006603E7"/>
    <w:rsid w:val="00683AFB"/>
    <w:rsid w:val="006B0395"/>
    <w:rsid w:val="006B3DB1"/>
    <w:rsid w:val="006D7209"/>
    <w:rsid w:val="006E1B35"/>
    <w:rsid w:val="006E515C"/>
    <w:rsid w:val="006F5941"/>
    <w:rsid w:val="006F6F8B"/>
    <w:rsid w:val="00723279"/>
    <w:rsid w:val="00750CCC"/>
    <w:rsid w:val="007870B9"/>
    <w:rsid w:val="007927D7"/>
    <w:rsid w:val="007A7276"/>
    <w:rsid w:val="007B09B9"/>
    <w:rsid w:val="007B2F94"/>
    <w:rsid w:val="007C4D32"/>
    <w:rsid w:val="0081021A"/>
    <w:rsid w:val="008147DD"/>
    <w:rsid w:val="008238BA"/>
    <w:rsid w:val="0088022C"/>
    <w:rsid w:val="0089155F"/>
    <w:rsid w:val="00895464"/>
    <w:rsid w:val="008A4B63"/>
    <w:rsid w:val="008C1A55"/>
    <w:rsid w:val="008C5A1C"/>
    <w:rsid w:val="008E0E65"/>
    <w:rsid w:val="00915D81"/>
    <w:rsid w:val="009265AB"/>
    <w:rsid w:val="00937D6D"/>
    <w:rsid w:val="00966024"/>
    <w:rsid w:val="00967EB6"/>
    <w:rsid w:val="009719BC"/>
    <w:rsid w:val="00991A9C"/>
    <w:rsid w:val="009949FD"/>
    <w:rsid w:val="009C3AD7"/>
    <w:rsid w:val="009D5624"/>
    <w:rsid w:val="009E052E"/>
    <w:rsid w:val="00A30FB5"/>
    <w:rsid w:val="00A31723"/>
    <w:rsid w:val="00A3326F"/>
    <w:rsid w:val="00A366F9"/>
    <w:rsid w:val="00A45043"/>
    <w:rsid w:val="00A656D3"/>
    <w:rsid w:val="00A66C11"/>
    <w:rsid w:val="00A7796A"/>
    <w:rsid w:val="00A86D14"/>
    <w:rsid w:val="00AA3095"/>
    <w:rsid w:val="00AB41CE"/>
    <w:rsid w:val="00AB52E1"/>
    <w:rsid w:val="00B17E88"/>
    <w:rsid w:val="00B61D04"/>
    <w:rsid w:val="00B70D80"/>
    <w:rsid w:val="00B84F03"/>
    <w:rsid w:val="00BB0291"/>
    <w:rsid w:val="00BB3AE6"/>
    <w:rsid w:val="00BB4EDC"/>
    <w:rsid w:val="00BD5A90"/>
    <w:rsid w:val="00C06185"/>
    <w:rsid w:val="00C24297"/>
    <w:rsid w:val="00C24C4D"/>
    <w:rsid w:val="00C303A6"/>
    <w:rsid w:val="00C415F9"/>
    <w:rsid w:val="00C46049"/>
    <w:rsid w:val="00C46CD8"/>
    <w:rsid w:val="00C5612B"/>
    <w:rsid w:val="00C717A6"/>
    <w:rsid w:val="00CA662F"/>
    <w:rsid w:val="00CB6088"/>
    <w:rsid w:val="00CB6F26"/>
    <w:rsid w:val="00CC2F80"/>
    <w:rsid w:val="00CC70DF"/>
    <w:rsid w:val="00CD4B33"/>
    <w:rsid w:val="00CD53E5"/>
    <w:rsid w:val="00CD6C04"/>
    <w:rsid w:val="00CD719E"/>
    <w:rsid w:val="00CF379F"/>
    <w:rsid w:val="00CF4882"/>
    <w:rsid w:val="00D01602"/>
    <w:rsid w:val="00D067D1"/>
    <w:rsid w:val="00D10ADA"/>
    <w:rsid w:val="00D260EB"/>
    <w:rsid w:val="00D31C97"/>
    <w:rsid w:val="00D50FA4"/>
    <w:rsid w:val="00D66A2D"/>
    <w:rsid w:val="00D83F92"/>
    <w:rsid w:val="00D92B79"/>
    <w:rsid w:val="00DA40B1"/>
    <w:rsid w:val="00DB7999"/>
    <w:rsid w:val="00DC0069"/>
    <w:rsid w:val="00DD39DA"/>
    <w:rsid w:val="00E06DF9"/>
    <w:rsid w:val="00E07A71"/>
    <w:rsid w:val="00E116A4"/>
    <w:rsid w:val="00E14499"/>
    <w:rsid w:val="00E239B7"/>
    <w:rsid w:val="00E26BDE"/>
    <w:rsid w:val="00E6654B"/>
    <w:rsid w:val="00EB1026"/>
    <w:rsid w:val="00EC3A7D"/>
    <w:rsid w:val="00EF5DD3"/>
    <w:rsid w:val="00EF7D94"/>
    <w:rsid w:val="00F40D14"/>
    <w:rsid w:val="00F44B73"/>
    <w:rsid w:val="00F740A4"/>
    <w:rsid w:val="00F92E5A"/>
    <w:rsid w:val="00FA3474"/>
    <w:rsid w:val="00FA42B0"/>
    <w:rsid w:val="00FB76C1"/>
    <w:rsid w:val="00FE0827"/>
    <w:rsid w:val="00FF2328"/>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C02C9"/>
  <w15:chartTrackingRefBased/>
  <w15:docId w15:val="{12816936-AC6F-4BD5-8C62-00927B539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D6D"/>
  </w:style>
  <w:style w:type="paragraph" w:styleId="Heading1">
    <w:name w:val="heading 1"/>
    <w:basedOn w:val="Normal"/>
    <w:next w:val="Normal"/>
    <w:link w:val="Heading1Char"/>
    <w:uiPriority w:val="9"/>
    <w:qFormat/>
    <w:rsid w:val="00750CCC"/>
    <w:pPr>
      <w:keepNext/>
      <w:keepLines/>
      <w:spacing w:before="120" w:after="120" w:line="240" w:lineRule="auto"/>
      <w:outlineLvl w:val="0"/>
    </w:pPr>
    <w:rPr>
      <w:rFonts w:asciiTheme="majorHAnsi" w:eastAsiaTheme="majorEastAsia" w:hAnsiTheme="majorHAnsi" w:cstheme="majorBidi"/>
      <w:b/>
      <w:color w:val="073763" w:themeColor="accent1" w:themeShade="80"/>
      <w:sz w:val="32"/>
      <w:szCs w:val="36"/>
    </w:rPr>
  </w:style>
  <w:style w:type="paragraph" w:styleId="Heading2">
    <w:name w:val="heading 2"/>
    <w:basedOn w:val="Normal"/>
    <w:next w:val="Normal"/>
    <w:link w:val="Heading2Char"/>
    <w:uiPriority w:val="9"/>
    <w:unhideWhenUsed/>
    <w:qFormat/>
    <w:rsid w:val="00CD719E"/>
    <w:pPr>
      <w:keepNext/>
      <w:keepLines/>
      <w:spacing w:before="160" w:after="120" w:line="240" w:lineRule="auto"/>
      <w:outlineLvl w:val="1"/>
    </w:pPr>
    <w:rPr>
      <w:rFonts w:asciiTheme="majorHAnsi" w:eastAsiaTheme="majorEastAsia" w:hAnsiTheme="majorHAnsi" w:cstheme="majorBidi"/>
      <w:b/>
      <w:color w:val="0B5294" w:themeColor="accent1" w:themeShade="BF"/>
      <w:sz w:val="28"/>
      <w:szCs w:val="32"/>
    </w:rPr>
  </w:style>
  <w:style w:type="paragraph" w:styleId="Heading3">
    <w:name w:val="heading 3"/>
    <w:basedOn w:val="Normal"/>
    <w:next w:val="Normal"/>
    <w:link w:val="Heading3Char"/>
    <w:uiPriority w:val="9"/>
    <w:unhideWhenUsed/>
    <w:rsid w:val="009719BC"/>
    <w:pPr>
      <w:keepNext/>
      <w:keepLines/>
      <w:spacing w:before="40" w:after="0" w:line="240" w:lineRule="auto"/>
      <w:outlineLvl w:val="2"/>
    </w:pPr>
    <w:rPr>
      <w:rFonts w:asciiTheme="majorHAnsi" w:eastAsiaTheme="majorEastAsia" w:hAnsiTheme="majorHAnsi" w:cstheme="majorBidi"/>
      <w:color w:val="0B5294" w:themeColor="accent1" w:themeShade="BF"/>
      <w:sz w:val="28"/>
      <w:szCs w:val="28"/>
    </w:rPr>
  </w:style>
  <w:style w:type="paragraph" w:styleId="Heading4">
    <w:name w:val="heading 4"/>
    <w:basedOn w:val="Normal"/>
    <w:next w:val="Normal"/>
    <w:link w:val="Heading4Char"/>
    <w:uiPriority w:val="9"/>
    <w:unhideWhenUsed/>
    <w:rsid w:val="009719BC"/>
    <w:pPr>
      <w:keepNext/>
      <w:keepLines/>
      <w:spacing w:before="40" w:after="0"/>
      <w:outlineLvl w:val="3"/>
    </w:pPr>
    <w:rPr>
      <w:rFonts w:asciiTheme="majorHAnsi" w:eastAsiaTheme="majorEastAsia" w:hAnsiTheme="majorHAnsi" w:cstheme="majorBidi"/>
      <w:color w:val="0B5294" w:themeColor="accent1" w:themeShade="BF"/>
      <w:sz w:val="24"/>
      <w:szCs w:val="24"/>
    </w:rPr>
  </w:style>
  <w:style w:type="paragraph" w:styleId="Heading5">
    <w:name w:val="heading 5"/>
    <w:basedOn w:val="Normal"/>
    <w:next w:val="Normal"/>
    <w:link w:val="Heading5Char"/>
    <w:uiPriority w:val="9"/>
    <w:unhideWhenUsed/>
    <w:rsid w:val="009719BC"/>
    <w:pPr>
      <w:keepNext/>
      <w:keepLines/>
      <w:spacing w:before="40" w:after="0"/>
      <w:outlineLvl w:val="4"/>
    </w:pPr>
    <w:rPr>
      <w:rFonts w:asciiTheme="majorHAnsi" w:eastAsiaTheme="majorEastAsia" w:hAnsiTheme="majorHAnsi" w:cstheme="majorBidi"/>
      <w:caps/>
      <w:color w:val="0B5294" w:themeColor="accent1" w:themeShade="BF"/>
    </w:rPr>
  </w:style>
  <w:style w:type="paragraph" w:styleId="Heading6">
    <w:name w:val="heading 6"/>
    <w:basedOn w:val="Normal"/>
    <w:next w:val="Normal"/>
    <w:link w:val="Heading6Char"/>
    <w:uiPriority w:val="9"/>
    <w:semiHidden/>
    <w:unhideWhenUsed/>
    <w:rsid w:val="009719BC"/>
    <w:pPr>
      <w:keepNext/>
      <w:keepLines/>
      <w:spacing w:before="40" w:after="0"/>
      <w:outlineLvl w:val="5"/>
    </w:pPr>
    <w:rPr>
      <w:rFonts w:asciiTheme="majorHAnsi" w:eastAsiaTheme="majorEastAsia" w:hAnsiTheme="majorHAnsi" w:cstheme="majorBidi"/>
      <w:i/>
      <w:iCs/>
      <w:caps/>
      <w:color w:val="073763" w:themeColor="accent1" w:themeShade="80"/>
    </w:rPr>
  </w:style>
  <w:style w:type="paragraph" w:styleId="Heading7">
    <w:name w:val="heading 7"/>
    <w:basedOn w:val="Normal"/>
    <w:next w:val="Normal"/>
    <w:link w:val="Heading7Char"/>
    <w:uiPriority w:val="9"/>
    <w:semiHidden/>
    <w:unhideWhenUsed/>
    <w:qFormat/>
    <w:rsid w:val="009719BC"/>
    <w:pPr>
      <w:keepNext/>
      <w:keepLines/>
      <w:spacing w:before="40" w:after="0"/>
      <w:outlineLvl w:val="6"/>
    </w:pPr>
    <w:rPr>
      <w:rFonts w:asciiTheme="majorHAnsi" w:eastAsiaTheme="majorEastAsia" w:hAnsiTheme="majorHAnsi" w:cstheme="majorBidi"/>
      <w:b/>
      <w:bCs/>
      <w:color w:val="073763" w:themeColor="accent1" w:themeShade="80"/>
    </w:rPr>
  </w:style>
  <w:style w:type="paragraph" w:styleId="Heading8">
    <w:name w:val="heading 8"/>
    <w:basedOn w:val="Normal"/>
    <w:next w:val="Normal"/>
    <w:link w:val="Heading8Char"/>
    <w:uiPriority w:val="9"/>
    <w:semiHidden/>
    <w:unhideWhenUsed/>
    <w:qFormat/>
    <w:rsid w:val="009719BC"/>
    <w:pPr>
      <w:keepNext/>
      <w:keepLines/>
      <w:spacing w:before="40" w:after="0"/>
      <w:outlineLvl w:val="7"/>
    </w:pPr>
    <w:rPr>
      <w:rFonts w:asciiTheme="majorHAnsi" w:eastAsiaTheme="majorEastAsia" w:hAnsiTheme="majorHAnsi" w:cstheme="majorBidi"/>
      <w:b/>
      <w:bCs/>
      <w:i/>
      <w:iCs/>
      <w:color w:val="073763" w:themeColor="accent1" w:themeShade="80"/>
    </w:rPr>
  </w:style>
  <w:style w:type="paragraph" w:styleId="Heading9">
    <w:name w:val="heading 9"/>
    <w:basedOn w:val="Normal"/>
    <w:next w:val="Normal"/>
    <w:link w:val="Heading9Char"/>
    <w:uiPriority w:val="9"/>
    <w:semiHidden/>
    <w:unhideWhenUsed/>
    <w:qFormat/>
    <w:rsid w:val="009719BC"/>
    <w:pPr>
      <w:keepNext/>
      <w:keepLines/>
      <w:spacing w:before="40" w:after="0"/>
      <w:outlineLvl w:val="8"/>
    </w:pPr>
    <w:rPr>
      <w:rFonts w:asciiTheme="majorHAnsi" w:eastAsiaTheme="majorEastAsia" w:hAnsiTheme="majorHAnsi" w:cstheme="majorBidi"/>
      <w:i/>
      <w:iCs/>
      <w:color w:val="073763"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CCC"/>
    <w:rPr>
      <w:rFonts w:asciiTheme="majorHAnsi" w:eastAsiaTheme="majorEastAsia" w:hAnsiTheme="majorHAnsi" w:cstheme="majorBidi"/>
      <w:b/>
      <w:color w:val="073763" w:themeColor="accent1" w:themeShade="80"/>
      <w:sz w:val="32"/>
      <w:szCs w:val="36"/>
    </w:rPr>
  </w:style>
  <w:style w:type="character" w:customStyle="1" w:styleId="Heading2Char">
    <w:name w:val="Heading 2 Char"/>
    <w:basedOn w:val="DefaultParagraphFont"/>
    <w:link w:val="Heading2"/>
    <w:uiPriority w:val="9"/>
    <w:rsid w:val="00CD719E"/>
    <w:rPr>
      <w:rFonts w:asciiTheme="majorHAnsi" w:eastAsiaTheme="majorEastAsia" w:hAnsiTheme="majorHAnsi" w:cstheme="majorBidi"/>
      <w:b/>
      <w:color w:val="0B5294" w:themeColor="accent1" w:themeShade="BF"/>
      <w:sz w:val="28"/>
      <w:szCs w:val="32"/>
    </w:rPr>
  </w:style>
  <w:style w:type="character" w:customStyle="1" w:styleId="Heading3Char">
    <w:name w:val="Heading 3 Char"/>
    <w:basedOn w:val="DefaultParagraphFont"/>
    <w:link w:val="Heading3"/>
    <w:uiPriority w:val="9"/>
    <w:rsid w:val="009719BC"/>
    <w:rPr>
      <w:rFonts w:asciiTheme="majorHAnsi" w:eastAsiaTheme="majorEastAsia" w:hAnsiTheme="majorHAnsi" w:cstheme="majorBidi"/>
      <w:color w:val="0B5294" w:themeColor="accent1" w:themeShade="BF"/>
      <w:sz w:val="28"/>
      <w:szCs w:val="28"/>
    </w:rPr>
  </w:style>
  <w:style w:type="character" w:customStyle="1" w:styleId="Heading4Char">
    <w:name w:val="Heading 4 Char"/>
    <w:basedOn w:val="DefaultParagraphFont"/>
    <w:link w:val="Heading4"/>
    <w:uiPriority w:val="9"/>
    <w:rsid w:val="009719BC"/>
    <w:rPr>
      <w:rFonts w:asciiTheme="majorHAnsi" w:eastAsiaTheme="majorEastAsia" w:hAnsiTheme="majorHAnsi" w:cstheme="majorBidi"/>
      <w:color w:val="0B5294" w:themeColor="accent1" w:themeShade="BF"/>
      <w:sz w:val="24"/>
      <w:szCs w:val="24"/>
    </w:rPr>
  </w:style>
  <w:style w:type="character" w:customStyle="1" w:styleId="Heading5Char">
    <w:name w:val="Heading 5 Char"/>
    <w:basedOn w:val="DefaultParagraphFont"/>
    <w:link w:val="Heading5"/>
    <w:uiPriority w:val="9"/>
    <w:rsid w:val="009719BC"/>
    <w:rPr>
      <w:rFonts w:asciiTheme="majorHAnsi" w:eastAsiaTheme="majorEastAsia" w:hAnsiTheme="majorHAnsi" w:cstheme="majorBidi"/>
      <w:caps/>
      <w:color w:val="0B5294" w:themeColor="accent1" w:themeShade="BF"/>
    </w:rPr>
  </w:style>
  <w:style w:type="character" w:customStyle="1" w:styleId="Heading6Char">
    <w:name w:val="Heading 6 Char"/>
    <w:basedOn w:val="DefaultParagraphFont"/>
    <w:link w:val="Heading6"/>
    <w:uiPriority w:val="9"/>
    <w:semiHidden/>
    <w:rsid w:val="009719BC"/>
    <w:rPr>
      <w:rFonts w:asciiTheme="majorHAnsi" w:eastAsiaTheme="majorEastAsia" w:hAnsiTheme="majorHAnsi" w:cstheme="majorBidi"/>
      <w:i/>
      <w:iCs/>
      <w:caps/>
      <w:color w:val="073763" w:themeColor="accent1" w:themeShade="80"/>
    </w:rPr>
  </w:style>
  <w:style w:type="character" w:customStyle="1" w:styleId="Heading7Char">
    <w:name w:val="Heading 7 Char"/>
    <w:basedOn w:val="DefaultParagraphFont"/>
    <w:link w:val="Heading7"/>
    <w:uiPriority w:val="9"/>
    <w:semiHidden/>
    <w:rsid w:val="009719BC"/>
    <w:rPr>
      <w:rFonts w:asciiTheme="majorHAnsi" w:eastAsiaTheme="majorEastAsia" w:hAnsiTheme="majorHAnsi" w:cstheme="majorBidi"/>
      <w:b/>
      <w:bCs/>
      <w:color w:val="073763" w:themeColor="accent1" w:themeShade="80"/>
    </w:rPr>
  </w:style>
  <w:style w:type="character" w:customStyle="1" w:styleId="Heading8Char">
    <w:name w:val="Heading 8 Char"/>
    <w:basedOn w:val="DefaultParagraphFont"/>
    <w:link w:val="Heading8"/>
    <w:uiPriority w:val="9"/>
    <w:semiHidden/>
    <w:rsid w:val="009719BC"/>
    <w:rPr>
      <w:rFonts w:asciiTheme="majorHAnsi" w:eastAsiaTheme="majorEastAsia" w:hAnsiTheme="majorHAnsi" w:cstheme="majorBidi"/>
      <w:b/>
      <w:bCs/>
      <w:i/>
      <w:iCs/>
      <w:color w:val="073763" w:themeColor="accent1" w:themeShade="80"/>
    </w:rPr>
  </w:style>
  <w:style w:type="character" w:customStyle="1" w:styleId="Heading9Char">
    <w:name w:val="Heading 9 Char"/>
    <w:basedOn w:val="DefaultParagraphFont"/>
    <w:link w:val="Heading9"/>
    <w:uiPriority w:val="9"/>
    <w:semiHidden/>
    <w:rsid w:val="009719BC"/>
    <w:rPr>
      <w:rFonts w:asciiTheme="majorHAnsi" w:eastAsiaTheme="majorEastAsia" w:hAnsiTheme="majorHAnsi" w:cstheme="majorBidi"/>
      <w:i/>
      <w:iCs/>
      <w:color w:val="073763" w:themeColor="accent1" w:themeShade="80"/>
    </w:rPr>
  </w:style>
  <w:style w:type="paragraph" w:styleId="Title">
    <w:name w:val="Title"/>
    <w:basedOn w:val="Normal"/>
    <w:next w:val="Normal"/>
    <w:link w:val="TitleChar"/>
    <w:uiPriority w:val="10"/>
    <w:qFormat/>
    <w:rsid w:val="00556DB1"/>
    <w:pPr>
      <w:spacing w:before="240" w:after="240" w:line="204" w:lineRule="auto"/>
      <w:contextualSpacing/>
    </w:pPr>
    <w:rPr>
      <w:rFonts w:asciiTheme="majorHAnsi" w:eastAsiaTheme="majorEastAsia" w:hAnsiTheme="majorHAnsi" w:cstheme="majorBidi"/>
      <w:b/>
      <w:caps/>
      <w:color w:val="17406D" w:themeColor="text2"/>
      <w:spacing w:val="-15"/>
      <w:sz w:val="36"/>
      <w:szCs w:val="72"/>
    </w:rPr>
  </w:style>
  <w:style w:type="character" w:customStyle="1" w:styleId="TitleChar">
    <w:name w:val="Title Char"/>
    <w:basedOn w:val="DefaultParagraphFont"/>
    <w:link w:val="Title"/>
    <w:uiPriority w:val="10"/>
    <w:rsid w:val="00556DB1"/>
    <w:rPr>
      <w:rFonts w:asciiTheme="majorHAnsi" w:eastAsiaTheme="majorEastAsia" w:hAnsiTheme="majorHAnsi" w:cstheme="majorBidi"/>
      <w:b/>
      <w:caps/>
      <w:color w:val="17406D" w:themeColor="text2"/>
      <w:spacing w:val="-15"/>
      <w:sz w:val="36"/>
      <w:szCs w:val="72"/>
    </w:rPr>
  </w:style>
  <w:style w:type="paragraph" w:styleId="Subtitle">
    <w:name w:val="Subtitle"/>
    <w:basedOn w:val="Normal"/>
    <w:next w:val="Normal"/>
    <w:link w:val="SubtitleChar"/>
    <w:uiPriority w:val="11"/>
    <w:qFormat/>
    <w:rsid w:val="009719BC"/>
    <w:pPr>
      <w:numPr>
        <w:ilvl w:val="1"/>
      </w:numPr>
      <w:spacing w:after="240" w:line="240" w:lineRule="auto"/>
    </w:pPr>
    <w:rPr>
      <w:rFonts w:asciiTheme="majorHAnsi" w:eastAsiaTheme="majorEastAsia" w:hAnsiTheme="majorHAnsi" w:cstheme="majorBidi"/>
      <w:color w:val="0F6FC6" w:themeColor="accent1"/>
      <w:sz w:val="28"/>
      <w:szCs w:val="28"/>
    </w:rPr>
  </w:style>
  <w:style w:type="character" w:customStyle="1" w:styleId="SubtitleChar">
    <w:name w:val="Subtitle Char"/>
    <w:basedOn w:val="DefaultParagraphFont"/>
    <w:link w:val="Subtitle"/>
    <w:uiPriority w:val="11"/>
    <w:rsid w:val="009719BC"/>
    <w:rPr>
      <w:rFonts w:asciiTheme="majorHAnsi" w:eastAsiaTheme="majorEastAsia" w:hAnsiTheme="majorHAnsi" w:cstheme="majorBidi"/>
      <w:color w:val="0F6FC6" w:themeColor="accent1"/>
      <w:sz w:val="28"/>
      <w:szCs w:val="28"/>
    </w:rPr>
  </w:style>
  <w:style w:type="paragraph" w:styleId="Quote">
    <w:name w:val="Quote"/>
    <w:basedOn w:val="Normal"/>
    <w:next w:val="Normal"/>
    <w:link w:val="QuoteChar"/>
    <w:uiPriority w:val="29"/>
    <w:qFormat/>
    <w:rsid w:val="009719BC"/>
    <w:pPr>
      <w:spacing w:before="120" w:after="120"/>
      <w:ind w:left="720"/>
    </w:pPr>
    <w:rPr>
      <w:color w:val="17406D" w:themeColor="text2"/>
      <w:sz w:val="24"/>
      <w:szCs w:val="24"/>
    </w:rPr>
  </w:style>
  <w:style w:type="character" w:customStyle="1" w:styleId="QuoteChar">
    <w:name w:val="Quote Char"/>
    <w:basedOn w:val="DefaultParagraphFont"/>
    <w:link w:val="Quote"/>
    <w:uiPriority w:val="29"/>
    <w:rsid w:val="009719BC"/>
    <w:rPr>
      <w:color w:val="17406D" w:themeColor="text2"/>
      <w:sz w:val="24"/>
      <w:szCs w:val="24"/>
    </w:rPr>
  </w:style>
  <w:style w:type="paragraph" w:styleId="ListParagraph">
    <w:name w:val="List Paragraph"/>
    <w:basedOn w:val="Normal"/>
    <w:uiPriority w:val="34"/>
    <w:qFormat/>
    <w:rsid w:val="009C3AD7"/>
    <w:pPr>
      <w:ind w:left="720"/>
      <w:contextualSpacing/>
    </w:pPr>
  </w:style>
  <w:style w:type="character" w:styleId="IntenseEmphasis">
    <w:name w:val="Intense Emphasis"/>
    <w:basedOn w:val="DefaultParagraphFont"/>
    <w:uiPriority w:val="21"/>
    <w:qFormat/>
    <w:rsid w:val="009719BC"/>
    <w:rPr>
      <w:b/>
      <w:bCs/>
      <w:i/>
      <w:iCs/>
    </w:rPr>
  </w:style>
  <w:style w:type="paragraph" w:styleId="IntenseQuote">
    <w:name w:val="Intense Quote"/>
    <w:basedOn w:val="Normal"/>
    <w:next w:val="Normal"/>
    <w:link w:val="IntenseQuoteChar"/>
    <w:uiPriority w:val="30"/>
    <w:qFormat/>
    <w:rsid w:val="009719BC"/>
    <w:pPr>
      <w:spacing w:before="100" w:beforeAutospacing="1" w:after="240" w:line="240" w:lineRule="auto"/>
      <w:ind w:left="720"/>
      <w:jc w:val="center"/>
    </w:pPr>
    <w:rPr>
      <w:rFonts w:asciiTheme="majorHAnsi" w:eastAsiaTheme="majorEastAsia" w:hAnsiTheme="majorHAnsi" w:cstheme="majorBidi"/>
      <w:color w:val="17406D" w:themeColor="text2"/>
      <w:spacing w:val="-6"/>
      <w:sz w:val="32"/>
      <w:szCs w:val="32"/>
    </w:rPr>
  </w:style>
  <w:style w:type="character" w:customStyle="1" w:styleId="IntenseQuoteChar">
    <w:name w:val="Intense Quote Char"/>
    <w:basedOn w:val="DefaultParagraphFont"/>
    <w:link w:val="IntenseQuote"/>
    <w:uiPriority w:val="30"/>
    <w:rsid w:val="009719BC"/>
    <w:rPr>
      <w:rFonts w:asciiTheme="majorHAnsi" w:eastAsiaTheme="majorEastAsia" w:hAnsiTheme="majorHAnsi" w:cstheme="majorBidi"/>
      <w:color w:val="17406D" w:themeColor="text2"/>
      <w:spacing w:val="-6"/>
      <w:sz w:val="32"/>
      <w:szCs w:val="32"/>
    </w:rPr>
  </w:style>
  <w:style w:type="character" w:styleId="IntenseReference">
    <w:name w:val="Intense Reference"/>
    <w:basedOn w:val="DefaultParagraphFont"/>
    <w:uiPriority w:val="32"/>
    <w:qFormat/>
    <w:rsid w:val="009719BC"/>
    <w:rPr>
      <w:b/>
      <w:bCs/>
      <w:smallCaps/>
      <w:color w:val="17406D" w:themeColor="text2"/>
      <w:u w:val="single"/>
    </w:rPr>
  </w:style>
  <w:style w:type="paragraph" w:styleId="NoSpacing">
    <w:name w:val="No Spacing"/>
    <w:link w:val="NoSpacingChar"/>
    <w:uiPriority w:val="1"/>
    <w:qFormat/>
    <w:rsid w:val="009719BC"/>
    <w:pPr>
      <w:spacing w:after="0" w:line="240" w:lineRule="auto"/>
    </w:pPr>
  </w:style>
  <w:style w:type="character" w:customStyle="1" w:styleId="NoSpacingChar">
    <w:name w:val="No Spacing Char"/>
    <w:basedOn w:val="DefaultParagraphFont"/>
    <w:link w:val="NoSpacing"/>
    <w:uiPriority w:val="1"/>
    <w:rsid w:val="009719BC"/>
  </w:style>
  <w:style w:type="paragraph" w:styleId="Caption">
    <w:name w:val="caption"/>
    <w:basedOn w:val="Normal"/>
    <w:next w:val="Normal"/>
    <w:uiPriority w:val="35"/>
    <w:semiHidden/>
    <w:unhideWhenUsed/>
    <w:qFormat/>
    <w:rsid w:val="009719BC"/>
    <w:pPr>
      <w:spacing w:line="240" w:lineRule="auto"/>
    </w:pPr>
    <w:rPr>
      <w:b/>
      <w:bCs/>
      <w:smallCaps/>
      <w:color w:val="17406D" w:themeColor="text2"/>
    </w:rPr>
  </w:style>
  <w:style w:type="character" w:styleId="Strong">
    <w:name w:val="Strong"/>
    <w:basedOn w:val="DefaultParagraphFont"/>
    <w:uiPriority w:val="22"/>
    <w:qFormat/>
    <w:rsid w:val="009719BC"/>
    <w:rPr>
      <w:b/>
      <w:bCs/>
    </w:rPr>
  </w:style>
  <w:style w:type="character" w:styleId="Emphasis">
    <w:name w:val="Emphasis"/>
    <w:basedOn w:val="DefaultParagraphFont"/>
    <w:uiPriority w:val="20"/>
    <w:qFormat/>
    <w:rsid w:val="009719BC"/>
    <w:rPr>
      <w:i/>
      <w:iCs/>
    </w:rPr>
  </w:style>
  <w:style w:type="character" w:styleId="SubtleEmphasis">
    <w:name w:val="Subtle Emphasis"/>
    <w:basedOn w:val="DefaultParagraphFont"/>
    <w:uiPriority w:val="19"/>
    <w:qFormat/>
    <w:rsid w:val="009719BC"/>
    <w:rPr>
      <w:i/>
      <w:iCs/>
      <w:color w:val="595959" w:themeColor="text1" w:themeTint="A6"/>
    </w:rPr>
  </w:style>
  <w:style w:type="character" w:styleId="SubtleReference">
    <w:name w:val="Subtle Reference"/>
    <w:basedOn w:val="DefaultParagraphFont"/>
    <w:uiPriority w:val="31"/>
    <w:qFormat/>
    <w:rsid w:val="009719BC"/>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9719BC"/>
    <w:rPr>
      <w:b/>
      <w:bCs/>
      <w:smallCaps/>
      <w:spacing w:val="10"/>
    </w:rPr>
  </w:style>
  <w:style w:type="paragraph" w:styleId="TOCHeading">
    <w:name w:val="TOC Heading"/>
    <w:basedOn w:val="Heading1"/>
    <w:next w:val="Normal"/>
    <w:uiPriority w:val="39"/>
    <w:unhideWhenUsed/>
    <w:qFormat/>
    <w:rsid w:val="009719BC"/>
    <w:pPr>
      <w:outlineLvl w:val="9"/>
    </w:pPr>
  </w:style>
  <w:style w:type="paragraph" w:styleId="TOC1">
    <w:name w:val="toc 1"/>
    <w:basedOn w:val="Normal"/>
    <w:next w:val="Normal"/>
    <w:autoRedefine/>
    <w:uiPriority w:val="39"/>
    <w:unhideWhenUsed/>
    <w:rsid w:val="00516E4A"/>
    <w:pPr>
      <w:spacing w:after="100"/>
    </w:pPr>
  </w:style>
  <w:style w:type="character" w:styleId="Hyperlink">
    <w:name w:val="Hyperlink"/>
    <w:basedOn w:val="DefaultParagraphFont"/>
    <w:uiPriority w:val="99"/>
    <w:unhideWhenUsed/>
    <w:rsid w:val="00516E4A"/>
    <w:rPr>
      <w:color w:val="F49100" w:themeColor="hyperlink"/>
      <w:u w:val="single"/>
    </w:rPr>
  </w:style>
  <w:style w:type="paragraph" w:styleId="TOC2">
    <w:name w:val="toc 2"/>
    <w:basedOn w:val="Normal"/>
    <w:next w:val="Normal"/>
    <w:autoRedefine/>
    <w:uiPriority w:val="39"/>
    <w:unhideWhenUsed/>
    <w:rsid w:val="00750CCC"/>
    <w:pPr>
      <w:spacing w:after="100"/>
      <w:ind w:left="220"/>
    </w:pPr>
  </w:style>
  <w:style w:type="table" w:styleId="TableGrid">
    <w:name w:val="Table Grid"/>
    <w:basedOn w:val="TableNormal"/>
    <w:uiPriority w:val="39"/>
    <w:rsid w:val="00EF5D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EF5D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EF5DD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7E2F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6FC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6FC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6FC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6FC6" w:themeFill="accent1"/>
      </w:tcPr>
    </w:tblStylePr>
    <w:tblStylePr w:type="band1Vert">
      <w:tblPr/>
      <w:tcPr>
        <w:shd w:val="clear" w:color="auto" w:fill="90C5F6" w:themeFill="accent1" w:themeFillTint="66"/>
      </w:tcPr>
    </w:tblStylePr>
    <w:tblStylePr w:type="band1Horz">
      <w:tblPr/>
      <w:tcPr>
        <w:shd w:val="clear" w:color="auto" w:fill="90C5F6" w:themeFill="accent1" w:themeFillTint="66"/>
      </w:tcPr>
    </w:tblStylePr>
  </w:style>
  <w:style w:type="table" w:styleId="ListTable3-Accent1">
    <w:name w:val="List Table 3 Accent 1"/>
    <w:basedOn w:val="TableNormal"/>
    <w:uiPriority w:val="48"/>
    <w:rsid w:val="00EF5DD3"/>
    <w:pPr>
      <w:spacing w:after="0" w:line="240" w:lineRule="auto"/>
    </w:pPr>
    <w:tblPr>
      <w:tblStyleRowBandSize w:val="1"/>
      <w:tblStyleColBandSize w:val="1"/>
      <w:tblBorders>
        <w:top w:val="single" w:sz="4" w:space="0" w:color="0F6FC6" w:themeColor="accent1"/>
        <w:left w:val="single" w:sz="4" w:space="0" w:color="0F6FC6" w:themeColor="accent1"/>
        <w:bottom w:val="single" w:sz="4" w:space="0" w:color="0F6FC6" w:themeColor="accent1"/>
        <w:right w:val="single" w:sz="4" w:space="0" w:color="0F6FC6" w:themeColor="accent1"/>
      </w:tblBorders>
    </w:tblPr>
    <w:tblStylePr w:type="firstRow">
      <w:rPr>
        <w:b/>
        <w:bCs/>
        <w:color w:val="FFFFFF" w:themeColor="background1"/>
      </w:rPr>
      <w:tblPr/>
      <w:tcPr>
        <w:shd w:val="clear" w:color="auto" w:fill="0F6FC6" w:themeFill="accent1"/>
      </w:tcPr>
    </w:tblStylePr>
    <w:tblStylePr w:type="lastRow">
      <w:rPr>
        <w:b/>
        <w:bCs/>
      </w:rPr>
      <w:tblPr/>
      <w:tcPr>
        <w:tcBorders>
          <w:top w:val="double" w:sz="4" w:space="0" w:color="0F6FC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6FC6" w:themeColor="accent1"/>
          <w:right w:val="single" w:sz="4" w:space="0" w:color="0F6FC6" w:themeColor="accent1"/>
        </w:tcBorders>
      </w:tcPr>
    </w:tblStylePr>
    <w:tblStylePr w:type="band1Horz">
      <w:tblPr/>
      <w:tcPr>
        <w:tcBorders>
          <w:top w:val="single" w:sz="4" w:space="0" w:color="0F6FC6" w:themeColor="accent1"/>
          <w:bottom w:val="single" w:sz="4" w:space="0" w:color="0F6FC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6FC6" w:themeColor="accent1"/>
          <w:left w:val="nil"/>
        </w:tcBorders>
      </w:tcPr>
    </w:tblStylePr>
    <w:tblStylePr w:type="swCell">
      <w:tblPr/>
      <w:tcPr>
        <w:tcBorders>
          <w:top w:val="double" w:sz="4" w:space="0" w:color="0F6FC6" w:themeColor="accent1"/>
          <w:right w:val="nil"/>
        </w:tcBorders>
      </w:tcPr>
    </w:tblStylePr>
  </w:style>
  <w:style w:type="table" w:styleId="GridTable2-Accent1">
    <w:name w:val="Grid Table 2 Accent 1"/>
    <w:basedOn w:val="TableNormal"/>
    <w:uiPriority w:val="47"/>
    <w:rsid w:val="00EF5DD3"/>
    <w:pPr>
      <w:spacing w:after="0" w:line="240" w:lineRule="auto"/>
    </w:pPr>
    <w:tblPr>
      <w:tblStyleRowBandSize w:val="1"/>
      <w:tblStyleColBandSize w:val="1"/>
      <w:tblBorders>
        <w:top w:val="single" w:sz="2" w:space="0" w:color="59A9F2" w:themeColor="accent1" w:themeTint="99"/>
        <w:bottom w:val="single" w:sz="2" w:space="0" w:color="59A9F2" w:themeColor="accent1" w:themeTint="99"/>
        <w:insideH w:val="single" w:sz="2" w:space="0" w:color="59A9F2" w:themeColor="accent1" w:themeTint="99"/>
        <w:insideV w:val="single" w:sz="2" w:space="0" w:color="59A9F2" w:themeColor="accent1" w:themeTint="99"/>
      </w:tblBorders>
    </w:tblPr>
    <w:tblStylePr w:type="firstRow">
      <w:rPr>
        <w:b/>
        <w:bCs/>
      </w:rPr>
      <w:tblPr/>
      <w:tcPr>
        <w:tcBorders>
          <w:top w:val="nil"/>
          <w:bottom w:val="single" w:sz="12" w:space="0" w:color="59A9F2" w:themeColor="accent1" w:themeTint="99"/>
          <w:insideH w:val="nil"/>
          <w:insideV w:val="nil"/>
        </w:tcBorders>
        <w:shd w:val="clear" w:color="auto" w:fill="FFFFFF" w:themeFill="background1"/>
      </w:tcPr>
    </w:tblStylePr>
    <w:tblStylePr w:type="lastRow">
      <w:rPr>
        <w:b/>
        <w:bCs/>
      </w:rPr>
      <w:tblPr/>
      <w:tcPr>
        <w:tcBorders>
          <w:top w:val="double" w:sz="2" w:space="0" w:color="59A9F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table" w:styleId="GridTable4-Accent1">
    <w:name w:val="Grid Table 4 Accent 1"/>
    <w:basedOn w:val="TableNormal"/>
    <w:uiPriority w:val="49"/>
    <w:rsid w:val="00EF5DD3"/>
    <w:pPr>
      <w:spacing w:after="0" w:line="240" w:lineRule="auto"/>
    </w:pPr>
    <w:tblPr>
      <w:tblStyleRowBandSize w:val="1"/>
      <w:tblStyleColBandSize w:val="1"/>
      <w:tblBorders>
        <w:top w:val="single" w:sz="4" w:space="0" w:color="59A9F2" w:themeColor="accent1" w:themeTint="99"/>
        <w:left w:val="single" w:sz="4" w:space="0" w:color="59A9F2" w:themeColor="accent1" w:themeTint="99"/>
        <w:bottom w:val="single" w:sz="4" w:space="0" w:color="59A9F2" w:themeColor="accent1" w:themeTint="99"/>
        <w:right w:val="single" w:sz="4" w:space="0" w:color="59A9F2" w:themeColor="accent1" w:themeTint="99"/>
        <w:insideH w:val="single" w:sz="4" w:space="0" w:color="59A9F2" w:themeColor="accent1" w:themeTint="99"/>
        <w:insideV w:val="single" w:sz="4" w:space="0" w:color="59A9F2" w:themeColor="accent1" w:themeTint="99"/>
      </w:tblBorders>
    </w:tblPr>
    <w:tblStylePr w:type="firstRow">
      <w:rPr>
        <w:b/>
        <w:bCs/>
        <w:color w:val="FFFFFF" w:themeColor="background1"/>
      </w:rPr>
      <w:tblPr/>
      <w:tcPr>
        <w:tcBorders>
          <w:top w:val="single" w:sz="4" w:space="0" w:color="0F6FC6" w:themeColor="accent1"/>
          <w:left w:val="single" w:sz="4" w:space="0" w:color="0F6FC6" w:themeColor="accent1"/>
          <w:bottom w:val="single" w:sz="4" w:space="0" w:color="0F6FC6" w:themeColor="accent1"/>
          <w:right w:val="single" w:sz="4" w:space="0" w:color="0F6FC6" w:themeColor="accent1"/>
          <w:insideH w:val="nil"/>
          <w:insideV w:val="nil"/>
        </w:tcBorders>
        <w:shd w:val="clear" w:color="auto" w:fill="0F6FC6" w:themeFill="accent1"/>
      </w:tcPr>
    </w:tblStylePr>
    <w:tblStylePr w:type="lastRow">
      <w:rPr>
        <w:b/>
        <w:bCs/>
      </w:rPr>
      <w:tblPr/>
      <w:tcPr>
        <w:tcBorders>
          <w:top w:val="double" w:sz="4" w:space="0" w:color="0F6FC6" w:themeColor="accent1"/>
        </w:tcBorders>
      </w:tcPr>
    </w:tblStylePr>
    <w:tblStylePr w:type="firstCol">
      <w:rPr>
        <w:b/>
        <w:bCs/>
      </w:rPr>
    </w:tblStylePr>
    <w:tblStylePr w:type="lastCol">
      <w:rPr>
        <w:b/>
        <w:bCs/>
      </w:rPr>
    </w:tblStylePr>
    <w:tblStylePr w:type="band1Vert">
      <w:tblPr/>
      <w:tcPr>
        <w:shd w:val="clear" w:color="auto" w:fill="C7E2FA" w:themeFill="accent1" w:themeFillTint="33"/>
      </w:tcPr>
    </w:tblStylePr>
    <w:tblStylePr w:type="band1Horz">
      <w:tblPr/>
      <w:tcPr>
        <w:shd w:val="clear" w:color="auto" w:fill="C7E2FA" w:themeFill="accent1" w:themeFillTint="33"/>
      </w:tcPr>
    </w:tblStylePr>
  </w:style>
  <w:style w:type="table" w:styleId="GridTable1Light-Accent1">
    <w:name w:val="Grid Table 1 Light Accent 1"/>
    <w:basedOn w:val="TableNormal"/>
    <w:uiPriority w:val="46"/>
    <w:rsid w:val="00EF5DD3"/>
    <w:pPr>
      <w:spacing w:after="0" w:line="240" w:lineRule="auto"/>
    </w:pPr>
    <w:tblPr>
      <w:tblStyleRowBandSize w:val="1"/>
      <w:tblStyleColBandSize w:val="1"/>
      <w:tbl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insideH w:val="single" w:sz="4" w:space="0" w:color="90C5F6" w:themeColor="accent1" w:themeTint="66"/>
        <w:insideV w:val="single" w:sz="4" w:space="0" w:color="90C5F6" w:themeColor="accent1" w:themeTint="66"/>
      </w:tblBorders>
    </w:tblPr>
    <w:tblStylePr w:type="firstRow">
      <w:rPr>
        <w:b/>
        <w:bCs/>
      </w:rPr>
      <w:tblPr/>
      <w:tcPr>
        <w:tcBorders>
          <w:bottom w:val="single" w:sz="12" w:space="0" w:color="59A9F2" w:themeColor="accent1" w:themeTint="99"/>
        </w:tcBorders>
      </w:tcPr>
    </w:tblStylePr>
    <w:tblStylePr w:type="lastRow">
      <w:rPr>
        <w:b/>
        <w:bCs/>
      </w:rPr>
      <w:tblPr/>
      <w:tcPr>
        <w:tcBorders>
          <w:top w:val="double" w:sz="2" w:space="0" w:color="59A9F2"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EF5D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EF5DD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1857F0"/>
    <w:rPr>
      <w:color w:val="605E5C"/>
      <w:shd w:val="clear" w:color="auto" w:fill="E1DFDD"/>
    </w:rPr>
  </w:style>
  <w:style w:type="character" w:styleId="FollowedHyperlink">
    <w:name w:val="FollowedHyperlink"/>
    <w:basedOn w:val="DefaultParagraphFont"/>
    <w:uiPriority w:val="99"/>
    <w:semiHidden/>
    <w:unhideWhenUsed/>
    <w:rsid w:val="001857F0"/>
    <w:rPr>
      <w:color w:val="85DFD0" w:themeColor="followedHyperlink"/>
      <w:u w:val="single"/>
    </w:rPr>
  </w:style>
  <w:style w:type="paragraph" w:styleId="Header">
    <w:name w:val="header"/>
    <w:basedOn w:val="Normal"/>
    <w:link w:val="HeaderChar"/>
    <w:uiPriority w:val="99"/>
    <w:unhideWhenUsed/>
    <w:rsid w:val="00315C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5CF8"/>
  </w:style>
  <w:style w:type="paragraph" w:styleId="Footer">
    <w:name w:val="footer"/>
    <w:basedOn w:val="Normal"/>
    <w:link w:val="FooterChar"/>
    <w:uiPriority w:val="99"/>
    <w:unhideWhenUsed/>
    <w:rsid w:val="00315C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5CF8"/>
  </w:style>
  <w:style w:type="paragraph" w:customStyle="1" w:styleId="Heading30">
    <w:name w:val="Heading3"/>
    <w:basedOn w:val="Heading2"/>
    <w:link w:val="Heading3Char0"/>
    <w:qFormat/>
    <w:rsid w:val="00CD719E"/>
    <w:rPr>
      <w:sz w:val="24"/>
    </w:rPr>
  </w:style>
  <w:style w:type="character" w:customStyle="1" w:styleId="Heading3Char0">
    <w:name w:val="Heading3 Char"/>
    <w:basedOn w:val="Heading2Char"/>
    <w:link w:val="Heading30"/>
    <w:rsid w:val="00CD719E"/>
    <w:rPr>
      <w:rFonts w:asciiTheme="majorHAnsi" w:eastAsiaTheme="majorEastAsia" w:hAnsiTheme="majorHAnsi" w:cstheme="majorBidi"/>
      <w:b/>
      <w:color w:val="0B5294" w:themeColor="accent1" w:themeShade="BF"/>
      <w:sz w:val="24"/>
      <w:szCs w:val="32"/>
    </w:rPr>
  </w:style>
  <w:style w:type="paragraph" w:styleId="HTMLPreformatted">
    <w:name w:val="HTML Preformatted"/>
    <w:basedOn w:val="Normal"/>
    <w:link w:val="HTMLPreformattedChar"/>
    <w:uiPriority w:val="99"/>
    <w:semiHidden/>
    <w:unhideWhenUsed/>
    <w:rsid w:val="00C2429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24297"/>
    <w:rPr>
      <w:rFonts w:ascii="Consolas" w:hAnsi="Consolas"/>
      <w:sz w:val="20"/>
      <w:szCs w:val="20"/>
    </w:rPr>
  </w:style>
  <w:style w:type="paragraph" w:styleId="Revision">
    <w:name w:val="Revision"/>
    <w:hidden/>
    <w:uiPriority w:val="99"/>
    <w:semiHidden/>
    <w:rsid w:val="002A5258"/>
    <w:pPr>
      <w:spacing w:after="0" w:line="240" w:lineRule="auto"/>
    </w:pPr>
  </w:style>
  <w:style w:type="character" w:styleId="CommentReference">
    <w:name w:val="annotation reference"/>
    <w:basedOn w:val="DefaultParagraphFont"/>
    <w:uiPriority w:val="99"/>
    <w:semiHidden/>
    <w:unhideWhenUsed/>
    <w:rsid w:val="00BB3AE6"/>
    <w:rPr>
      <w:sz w:val="16"/>
      <w:szCs w:val="16"/>
    </w:rPr>
  </w:style>
  <w:style w:type="paragraph" w:styleId="CommentText">
    <w:name w:val="annotation text"/>
    <w:basedOn w:val="Normal"/>
    <w:link w:val="CommentTextChar"/>
    <w:uiPriority w:val="99"/>
    <w:unhideWhenUsed/>
    <w:rsid w:val="00BB3AE6"/>
    <w:pPr>
      <w:spacing w:line="240" w:lineRule="auto"/>
    </w:pPr>
    <w:rPr>
      <w:sz w:val="20"/>
      <w:szCs w:val="20"/>
    </w:rPr>
  </w:style>
  <w:style w:type="character" w:customStyle="1" w:styleId="CommentTextChar">
    <w:name w:val="Comment Text Char"/>
    <w:basedOn w:val="DefaultParagraphFont"/>
    <w:link w:val="CommentText"/>
    <w:uiPriority w:val="99"/>
    <w:rsid w:val="00BB3AE6"/>
    <w:rPr>
      <w:sz w:val="20"/>
      <w:szCs w:val="20"/>
    </w:rPr>
  </w:style>
  <w:style w:type="paragraph" w:styleId="CommentSubject">
    <w:name w:val="annotation subject"/>
    <w:basedOn w:val="CommentText"/>
    <w:next w:val="CommentText"/>
    <w:link w:val="CommentSubjectChar"/>
    <w:uiPriority w:val="99"/>
    <w:semiHidden/>
    <w:unhideWhenUsed/>
    <w:rsid w:val="00BB3AE6"/>
    <w:rPr>
      <w:b/>
      <w:bCs/>
    </w:rPr>
  </w:style>
  <w:style w:type="character" w:customStyle="1" w:styleId="CommentSubjectChar">
    <w:name w:val="Comment Subject Char"/>
    <w:basedOn w:val="CommentTextChar"/>
    <w:link w:val="CommentSubject"/>
    <w:uiPriority w:val="99"/>
    <w:semiHidden/>
    <w:rsid w:val="00BB3A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8897">
      <w:bodyDiv w:val="1"/>
      <w:marLeft w:val="0"/>
      <w:marRight w:val="0"/>
      <w:marTop w:val="0"/>
      <w:marBottom w:val="0"/>
      <w:divBdr>
        <w:top w:val="none" w:sz="0" w:space="0" w:color="auto"/>
        <w:left w:val="none" w:sz="0" w:space="0" w:color="auto"/>
        <w:bottom w:val="none" w:sz="0" w:space="0" w:color="auto"/>
        <w:right w:val="none" w:sz="0" w:space="0" w:color="auto"/>
      </w:divBdr>
    </w:div>
    <w:div w:id="10108712">
      <w:bodyDiv w:val="1"/>
      <w:marLeft w:val="0"/>
      <w:marRight w:val="0"/>
      <w:marTop w:val="0"/>
      <w:marBottom w:val="0"/>
      <w:divBdr>
        <w:top w:val="none" w:sz="0" w:space="0" w:color="auto"/>
        <w:left w:val="none" w:sz="0" w:space="0" w:color="auto"/>
        <w:bottom w:val="none" w:sz="0" w:space="0" w:color="auto"/>
        <w:right w:val="none" w:sz="0" w:space="0" w:color="auto"/>
      </w:divBdr>
    </w:div>
    <w:div w:id="12540859">
      <w:bodyDiv w:val="1"/>
      <w:marLeft w:val="0"/>
      <w:marRight w:val="0"/>
      <w:marTop w:val="0"/>
      <w:marBottom w:val="0"/>
      <w:divBdr>
        <w:top w:val="none" w:sz="0" w:space="0" w:color="auto"/>
        <w:left w:val="none" w:sz="0" w:space="0" w:color="auto"/>
        <w:bottom w:val="none" w:sz="0" w:space="0" w:color="auto"/>
        <w:right w:val="none" w:sz="0" w:space="0" w:color="auto"/>
      </w:divBdr>
    </w:div>
    <w:div w:id="18162252">
      <w:bodyDiv w:val="1"/>
      <w:marLeft w:val="0"/>
      <w:marRight w:val="0"/>
      <w:marTop w:val="0"/>
      <w:marBottom w:val="0"/>
      <w:divBdr>
        <w:top w:val="none" w:sz="0" w:space="0" w:color="auto"/>
        <w:left w:val="none" w:sz="0" w:space="0" w:color="auto"/>
        <w:bottom w:val="none" w:sz="0" w:space="0" w:color="auto"/>
        <w:right w:val="none" w:sz="0" w:space="0" w:color="auto"/>
      </w:divBdr>
    </w:div>
    <w:div w:id="18943381">
      <w:bodyDiv w:val="1"/>
      <w:marLeft w:val="0"/>
      <w:marRight w:val="0"/>
      <w:marTop w:val="0"/>
      <w:marBottom w:val="0"/>
      <w:divBdr>
        <w:top w:val="none" w:sz="0" w:space="0" w:color="auto"/>
        <w:left w:val="none" w:sz="0" w:space="0" w:color="auto"/>
        <w:bottom w:val="none" w:sz="0" w:space="0" w:color="auto"/>
        <w:right w:val="none" w:sz="0" w:space="0" w:color="auto"/>
      </w:divBdr>
    </w:div>
    <w:div w:id="35159365">
      <w:bodyDiv w:val="1"/>
      <w:marLeft w:val="0"/>
      <w:marRight w:val="0"/>
      <w:marTop w:val="0"/>
      <w:marBottom w:val="0"/>
      <w:divBdr>
        <w:top w:val="none" w:sz="0" w:space="0" w:color="auto"/>
        <w:left w:val="none" w:sz="0" w:space="0" w:color="auto"/>
        <w:bottom w:val="none" w:sz="0" w:space="0" w:color="auto"/>
        <w:right w:val="none" w:sz="0" w:space="0" w:color="auto"/>
      </w:divBdr>
    </w:div>
    <w:div w:id="40374557">
      <w:bodyDiv w:val="1"/>
      <w:marLeft w:val="0"/>
      <w:marRight w:val="0"/>
      <w:marTop w:val="0"/>
      <w:marBottom w:val="0"/>
      <w:divBdr>
        <w:top w:val="none" w:sz="0" w:space="0" w:color="auto"/>
        <w:left w:val="none" w:sz="0" w:space="0" w:color="auto"/>
        <w:bottom w:val="none" w:sz="0" w:space="0" w:color="auto"/>
        <w:right w:val="none" w:sz="0" w:space="0" w:color="auto"/>
      </w:divBdr>
    </w:div>
    <w:div w:id="51003068">
      <w:bodyDiv w:val="1"/>
      <w:marLeft w:val="0"/>
      <w:marRight w:val="0"/>
      <w:marTop w:val="0"/>
      <w:marBottom w:val="0"/>
      <w:divBdr>
        <w:top w:val="none" w:sz="0" w:space="0" w:color="auto"/>
        <w:left w:val="none" w:sz="0" w:space="0" w:color="auto"/>
        <w:bottom w:val="none" w:sz="0" w:space="0" w:color="auto"/>
        <w:right w:val="none" w:sz="0" w:space="0" w:color="auto"/>
      </w:divBdr>
    </w:div>
    <w:div w:id="110321443">
      <w:bodyDiv w:val="1"/>
      <w:marLeft w:val="0"/>
      <w:marRight w:val="0"/>
      <w:marTop w:val="0"/>
      <w:marBottom w:val="0"/>
      <w:divBdr>
        <w:top w:val="none" w:sz="0" w:space="0" w:color="auto"/>
        <w:left w:val="none" w:sz="0" w:space="0" w:color="auto"/>
        <w:bottom w:val="none" w:sz="0" w:space="0" w:color="auto"/>
        <w:right w:val="none" w:sz="0" w:space="0" w:color="auto"/>
      </w:divBdr>
    </w:div>
    <w:div w:id="180512827">
      <w:bodyDiv w:val="1"/>
      <w:marLeft w:val="0"/>
      <w:marRight w:val="0"/>
      <w:marTop w:val="0"/>
      <w:marBottom w:val="0"/>
      <w:divBdr>
        <w:top w:val="none" w:sz="0" w:space="0" w:color="auto"/>
        <w:left w:val="none" w:sz="0" w:space="0" w:color="auto"/>
        <w:bottom w:val="none" w:sz="0" w:space="0" w:color="auto"/>
        <w:right w:val="none" w:sz="0" w:space="0" w:color="auto"/>
      </w:divBdr>
    </w:div>
    <w:div w:id="206063052">
      <w:bodyDiv w:val="1"/>
      <w:marLeft w:val="0"/>
      <w:marRight w:val="0"/>
      <w:marTop w:val="0"/>
      <w:marBottom w:val="0"/>
      <w:divBdr>
        <w:top w:val="none" w:sz="0" w:space="0" w:color="auto"/>
        <w:left w:val="none" w:sz="0" w:space="0" w:color="auto"/>
        <w:bottom w:val="none" w:sz="0" w:space="0" w:color="auto"/>
        <w:right w:val="none" w:sz="0" w:space="0" w:color="auto"/>
      </w:divBdr>
    </w:div>
    <w:div w:id="216624617">
      <w:bodyDiv w:val="1"/>
      <w:marLeft w:val="0"/>
      <w:marRight w:val="0"/>
      <w:marTop w:val="0"/>
      <w:marBottom w:val="0"/>
      <w:divBdr>
        <w:top w:val="none" w:sz="0" w:space="0" w:color="auto"/>
        <w:left w:val="none" w:sz="0" w:space="0" w:color="auto"/>
        <w:bottom w:val="none" w:sz="0" w:space="0" w:color="auto"/>
        <w:right w:val="none" w:sz="0" w:space="0" w:color="auto"/>
      </w:divBdr>
    </w:div>
    <w:div w:id="255335291">
      <w:bodyDiv w:val="1"/>
      <w:marLeft w:val="0"/>
      <w:marRight w:val="0"/>
      <w:marTop w:val="0"/>
      <w:marBottom w:val="0"/>
      <w:divBdr>
        <w:top w:val="none" w:sz="0" w:space="0" w:color="auto"/>
        <w:left w:val="none" w:sz="0" w:space="0" w:color="auto"/>
        <w:bottom w:val="none" w:sz="0" w:space="0" w:color="auto"/>
        <w:right w:val="none" w:sz="0" w:space="0" w:color="auto"/>
      </w:divBdr>
    </w:div>
    <w:div w:id="279187373">
      <w:bodyDiv w:val="1"/>
      <w:marLeft w:val="0"/>
      <w:marRight w:val="0"/>
      <w:marTop w:val="0"/>
      <w:marBottom w:val="0"/>
      <w:divBdr>
        <w:top w:val="none" w:sz="0" w:space="0" w:color="auto"/>
        <w:left w:val="none" w:sz="0" w:space="0" w:color="auto"/>
        <w:bottom w:val="none" w:sz="0" w:space="0" w:color="auto"/>
        <w:right w:val="none" w:sz="0" w:space="0" w:color="auto"/>
      </w:divBdr>
    </w:div>
    <w:div w:id="281813783">
      <w:bodyDiv w:val="1"/>
      <w:marLeft w:val="0"/>
      <w:marRight w:val="0"/>
      <w:marTop w:val="0"/>
      <w:marBottom w:val="0"/>
      <w:divBdr>
        <w:top w:val="none" w:sz="0" w:space="0" w:color="auto"/>
        <w:left w:val="none" w:sz="0" w:space="0" w:color="auto"/>
        <w:bottom w:val="none" w:sz="0" w:space="0" w:color="auto"/>
        <w:right w:val="none" w:sz="0" w:space="0" w:color="auto"/>
      </w:divBdr>
    </w:div>
    <w:div w:id="288511112">
      <w:bodyDiv w:val="1"/>
      <w:marLeft w:val="0"/>
      <w:marRight w:val="0"/>
      <w:marTop w:val="0"/>
      <w:marBottom w:val="0"/>
      <w:divBdr>
        <w:top w:val="none" w:sz="0" w:space="0" w:color="auto"/>
        <w:left w:val="none" w:sz="0" w:space="0" w:color="auto"/>
        <w:bottom w:val="none" w:sz="0" w:space="0" w:color="auto"/>
        <w:right w:val="none" w:sz="0" w:space="0" w:color="auto"/>
      </w:divBdr>
    </w:div>
    <w:div w:id="291642998">
      <w:bodyDiv w:val="1"/>
      <w:marLeft w:val="0"/>
      <w:marRight w:val="0"/>
      <w:marTop w:val="0"/>
      <w:marBottom w:val="0"/>
      <w:divBdr>
        <w:top w:val="none" w:sz="0" w:space="0" w:color="auto"/>
        <w:left w:val="none" w:sz="0" w:space="0" w:color="auto"/>
        <w:bottom w:val="none" w:sz="0" w:space="0" w:color="auto"/>
        <w:right w:val="none" w:sz="0" w:space="0" w:color="auto"/>
      </w:divBdr>
    </w:div>
    <w:div w:id="293104646">
      <w:bodyDiv w:val="1"/>
      <w:marLeft w:val="0"/>
      <w:marRight w:val="0"/>
      <w:marTop w:val="0"/>
      <w:marBottom w:val="0"/>
      <w:divBdr>
        <w:top w:val="none" w:sz="0" w:space="0" w:color="auto"/>
        <w:left w:val="none" w:sz="0" w:space="0" w:color="auto"/>
        <w:bottom w:val="none" w:sz="0" w:space="0" w:color="auto"/>
        <w:right w:val="none" w:sz="0" w:space="0" w:color="auto"/>
      </w:divBdr>
    </w:div>
    <w:div w:id="293871945">
      <w:bodyDiv w:val="1"/>
      <w:marLeft w:val="0"/>
      <w:marRight w:val="0"/>
      <w:marTop w:val="0"/>
      <w:marBottom w:val="0"/>
      <w:divBdr>
        <w:top w:val="none" w:sz="0" w:space="0" w:color="auto"/>
        <w:left w:val="none" w:sz="0" w:space="0" w:color="auto"/>
        <w:bottom w:val="none" w:sz="0" w:space="0" w:color="auto"/>
        <w:right w:val="none" w:sz="0" w:space="0" w:color="auto"/>
      </w:divBdr>
    </w:div>
    <w:div w:id="294410330">
      <w:bodyDiv w:val="1"/>
      <w:marLeft w:val="0"/>
      <w:marRight w:val="0"/>
      <w:marTop w:val="0"/>
      <w:marBottom w:val="0"/>
      <w:divBdr>
        <w:top w:val="none" w:sz="0" w:space="0" w:color="auto"/>
        <w:left w:val="none" w:sz="0" w:space="0" w:color="auto"/>
        <w:bottom w:val="none" w:sz="0" w:space="0" w:color="auto"/>
        <w:right w:val="none" w:sz="0" w:space="0" w:color="auto"/>
      </w:divBdr>
    </w:div>
    <w:div w:id="299575368">
      <w:bodyDiv w:val="1"/>
      <w:marLeft w:val="0"/>
      <w:marRight w:val="0"/>
      <w:marTop w:val="0"/>
      <w:marBottom w:val="0"/>
      <w:divBdr>
        <w:top w:val="none" w:sz="0" w:space="0" w:color="auto"/>
        <w:left w:val="none" w:sz="0" w:space="0" w:color="auto"/>
        <w:bottom w:val="none" w:sz="0" w:space="0" w:color="auto"/>
        <w:right w:val="none" w:sz="0" w:space="0" w:color="auto"/>
      </w:divBdr>
    </w:div>
    <w:div w:id="317420922">
      <w:bodyDiv w:val="1"/>
      <w:marLeft w:val="0"/>
      <w:marRight w:val="0"/>
      <w:marTop w:val="0"/>
      <w:marBottom w:val="0"/>
      <w:divBdr>
        <w:top w:val="none" w:sz="0" w:space="0" w:color="auto"/>
        <w:left w:val="none" w:sz="0" w:space="0" w:color="auto"/>
        <w:bottom w:val="none" w:sz="0" w:space="0" w:color="auto"/>
        <w:right w:val="none" w:sz="0" w:space="0" w:color="auto"/>
      </w:divBdr>
    </w:div>
    <w:div w:id="327248886">
      <w:bodyDiv w:val="1"/>
      <w:marLeft w:val="0"/>
      <w:marRight w:val="0"/>
      <w:marTop w:val="0"/>
      <w:marBottom w:val="0"/>
      <w:divBdr>
        <w:top w:val="none" w:sz="0" w:space="0" w:color="auto"/>
        <w:left w:val="none" w:sz="0" w:space="0" w:color="auto"/>
        <w:bottom w:val="none" w:sz="0" w:space="0" w:color="auto"/>
        <w:right w:val="none" w:sz="0" w:space="0" w:color="auto"/>
      </w:divBdr>
    </w:div>
    <w:div w:id="341856358">
      <w:bodyDiv w:val="1"/>
      <w:marLeft w:val="0"/>
      <w:marRight w:val="0"/>
      <w:marTop w:val="0"/>
      <w:marBottom w:val="0"/>
      <w:divBdr>
        <w:top w:val="none" w:sz="0" w:space="0" w:color="auto"/>
        <w:left w:val="none" w:sz="0" w:space="0" w:color="auto"/>
        <w:bottom w:val="none" w:sz="0" w:space="0" w:color="auto"/>
        <w:right w:val="none" w:sz="0" w:space="0" w:color="auto"/>
      </w:divBdr>
    </w:div>
    <w:div w:id="347148213">
      <w:bodyDiv w:val="1"/>
      <w:marLeft w:val="0"/>
      <w:marRight w:val="0"/>
      <w:marTop w:val="0"/>
      <w:marBottom w:val="0"/>
      <w:divBdr>
        <w:top w:val="none" w:sz="0" w:space="0" w:color="auto"/>
        <w:left w:val="none" w:sz="0" w:space="0" w:color="auto"/>
        <w:bottom w:val="none" w:sz="0" w:space="0" w:color="auto"/>
        <w:right w:val="none" w:sz="0" w:space="0" w:color="auto"/>
      </w:divBdr>
    </w:div>
    <w:div w:id="359401683">
      <w:bodyDiv w:val="1"/>
      <w:marLeft w:val="0"/>
      <w:marRight w:val="0"/>
      <w:marTop w:val="0"/>
      <w:marBottom w:val="0"/>
      <w:divBdr>
        <w:top w:val="none" w:sz="0" w:space="0" w:color="auto"/>
        <w:left w:val="none" w:sz="0" w:space="0" w:color="auto"/>
        <w:bottom w:val="none" w:sz="0" w:space="0" w:color="auto"/>
        <w:right w:val="none" w:sz="0" w:space="0" w:color="auto"/>
      </w:divBdr>
    </w:div>
    <w:div w:id="379088110">
      <w:bodyDiv w:val="1"/>
      <w:marLeft w:val="0"/>
      <w:marRight w:val="0"/>
      <w:marTop w:val="0"/>
      <w:marBottom w:val="0"/>
      <w:divBdr>
        <w:top w:val="none" w:sz="0" w:space="0" w:color="auto"/>
        <w:left w:val="none" w:sz="0" w:space="0" w:color="auto"/>
        <w:bottom w:val="none" w:sz="0" w:space="0" w:color="auto"/>
        <w:right w:val="none" w:sz="0" w:space="0" w:color="auto"/>
      </w:divBdr>
    </w:div>
    <w:div w:id="381831029">
      <w:bodyDiv w:val="1"/>
      <w:marLeft w:val="0"/>
      <w:marRight w:val="0"/>
      <w:marTop w:val="0"/>
      <w:marBottom w:val="0"/>
      <w:divBdr>
        <w:top w:val="none" w:sz="0" w:space="0" w:color="auto"/>
        <w:left w:val="none" w:sz="0" w:space="0" w:color="auto"/>
        <w:bottom w:val="none" w:sz="0" w:space="0" w:color="auto"/>
        <w:right w:val="none" w:sz="0" w:space="0" w:color="auto"/>
      </w:divBdr>
    </w:div>
    <w:div w:id="381943937">
      <w:bodyDiv w:val="1"/>
      <w:marLeft w:val="0"/>
      <w:marRight w:val="0"/>
      <w:marTop w:val="0"/>
      <w:marBottom w:val="0"/>
      <w:divBdr>
        <w:top w:val="none" w:sz="0" w:space="0" w:color="auto"/>
        <w:left w:val="none" w:sz="0" w:space="0" w:color="auto"/>
        <w:bottom w:val="none" w:sz="0" w:space="0" w:color="auto"/>
        <w:right w:val="none" w:sz="0" w:space="0" w:color="auto"/>
      </w:divBdr>
    </w:div>
    <w:div w:id="385640774">
      <w:bodyDiv w:val="1"/>
      <w:marLeft w:val="0"/>
      <w:marRight w:val="0"/>
      <w:marTop w:val="0"/>
      <w:marBottom w:val="0"/>
      <w:divBdr>
        <w:top w:val="none" w:sz="0" w:space="0" w:color="auto"/>
        <w:left w:val="none" w:sz="0" w:space="0" w:color="auto"/>
        <w:bottom w:val="none" w:sz="0" w:space="0" w:color="auto"/>
        <w:right w:val="none" w:sz="0" w:space="0" w:color="auto"/>
      </w:divBdr>
    </w:div>
    <w:div w:id="390931459">
      <w:bodyDiv w:val="1"/>
      <w:marLeft w:val="0"/>
      <w:marRight w:val="0"/>
      <w:marTop w:val="0"/>
      <w:marBottom w:val="0"/>
      <w:divBdr>
        <w:top w:val="none" w:sz="0" w:space="0" w:color="auto"/>
        <w:left w:val="none" w:sz="0" w:space="0" w:color="auto"/>
        <w:bottom w:val="none" w:sz="0" w:space="0" w:color="auto"/>
        <w:right w:val="none" w:sz="0" w:space="0" w:color="auto"/>
      </w:divBdr>
    </w:div>
    <w:div w:id="410087197">
      <w:bodyDiv w:val="1"/>
      <w:marLeft w:val="0"/>
      <w:marRight w:val="0"/>
      <w:marTop w:val="0"/>
      <w:marBottom w:val="0"/>
      <w:divBdr>
        <w:top w:val="none" w:sz="0" w:space="0" w:color="auto"/>
        <w:left w:val="none" w:sz="0" w:space="0" w:color="auto"/>
        <w:bottom w:val="none" w:sz="0" w:space="0" w:color="auto"/>
        <w:right w:val="none" w:sz="0" w:space="0" w:color="auto"/>
      </w:divBdr>
    </w:div>
    <w:div w:id="411240033">
      <w:bodyDiv w:val="1"/>
      <w:marLeft w:val="0"/>
      <w:marRight w:val="0"/>
      <w:marTop w:val="0"/>
      <w:marBottom w:val="0"/>
      <w:divBdr>
        <w:top w:val="none" w:sz="0" w:space="0" w:color="auto"/>
        <w:left w:val="none" w:sz="0" w:space="0" w:color="auto"/>
        <w:bottom w:val="none" w:sz="0" w:space="0" w:color="auto"/>
        <w:right w:val="none" w:sz="0" w:space="0" w:color="auto"/>
      </w:divBdr>
    </w:div>
    <w:div w:id="416445672">
      <w:bodyDiv w:val="1"/>
      <w:marLeft w:val="0"/>
      <w:marRight w:val="0"/>
      <w:marTop w:val="0"/>
      <w:marBottom w:val="0"/>
      <w:divBdr>
        <w:top w:val="none" w:sz="0" w:space="0" w:color="auto"/>
        <w:left w:val="none" w:sz="0" w:space="0" w:color="auto"/>
        <w:bottom w:val="none" w:sz="0" w:space="0" w:color="auto"/>
        <w:right w:val="none" w:sz="0" w:space="0" w:color="auto"/>
      </w:divBdr>
    </w:div>
    <w:div w:id="442963780">
      <w:bodyDiv w:val="1"/>
      <w:marLeft w:val="0"/>
      <w:marRight w:val="0"/>
      <w:marTop w:val="0"/>
      <w:marBottom w:val="0"/>
      <w:divBdr>
        <w:top w:val="none" w:sz="0" w:space="0" w:color="auto"/>
        <w:left w:val="none" w:sz="0" w:space="0" w:color="auto"/>
        <w:bottom w:val="none" w:sz="0" w:space="0" w:color="auto"/>
        <w:right w:val="none" w:sz="0" w:space="0" w:color="auto"/>
      </w:divBdr>
    </w:div>
    <w:div w:id="456876320">
      <w:bodyDiv w:val="1"/>
      <w:marLeft w:val="0"/>
      <w:marRight w:val="0"/>
      <w:marTop w:val="0"/>
      <w:marBottom w:val="0"/>
      <w:divBdr>
        <w:top w:val="none" w:sz="0" w:space="0" w:color="auto"/>
        <w:left w:val="none" w:sz="0" w:space="0" w:color="auto"/>
        <w:bottom w:val="none" w:sz="0" w:space="0" w:color="auto"/>
        <w:right w:val="none" w:sz="0" w:space="0" w:color="auto"/>
      </w:divBdr>
    </w:div>
    <w:div w:id="470293972">
      <w:bodyDiv w:val="1"/>
      <w:marLeft w:val="0"/>
      <w:marRight w:val="0"/>
      <w:marTop w:val="0"/>
      <w:marBottom w:val="0"/>
      <w:divBdr>
        <w:top w:val="none" w:sz="0" w:space="0" w:color="auto"/>
        <w:left w:val="none" w:sz="0" w:space="0" w:color="auto"/>
        <w:bottom w:val="none" w:sz="0" w:space="0" w:color="auto"/>
        <w:right w:val="none" w:sz="0" w:space="0" w:color="auto"/>
      </w:divBdr>
    </w:div>
    <w:div w:id="488598082">
      <w:bodyDiv w:val="1"/>
      <w:marLeft w:val="0"/>
      <w:marRight w:val="0"/>
      <w:marTop w:val="0"/>
      <w:marBottom w:val="0"/>
      <w:divBdr>
        <w:top w:val="none" w:sz="0" w:space="0" w:color="auto"/>
        <w:left w:val="none" w:sz="0" w:space="0" w:color="auto"/>
        <w:bottom w:val="none" w:sz="0" w:space="0" w:color="auto"/>
        <w:right w:val="none" w:sz="0" w:space="0" w:color="auto"/>
      </w:divBdr>
    </w:div>
    <w:div w:id="500707576">
      <w:bodyDiv w:val="1"/>
      <w:marLeft w:val="0"/>
      <w:marRight w:val="0"/>
      <w:marTop w:val="0"/>
      <w:marBottom w:val="0"/>
      <w:divBdr>
        <w:top w:val="none" w:sz="0" w:space="0" w:color="auto"/>
        <w:left w:val="none" w:sz="0" w:space="0" w:color="auto"/>
        <w:bottom w:val="none" w:sz="0" w:space="0" w:color="auto"/>
        <w:right w:val="none" w:sz="0" w:space="0" w:color="auto"/>
      </w:divBdr>
    </w:div>
    <w:div w:id="502358083">
      <w:bodyDiv w:val="1"/>
      <w:marLeft w:val="0"/>
      <w:marRight w:val="0"/>
      <w:marTop w:val="0"/>
      <w:marBottom w:val="0"/>
      <w:divBdr>
        <w:top w:val="none" w:sz="0" w:space="0" w:color="auto"/>
        <w:left w:val="none" w:sz="0" w:space="0" w:color="auto"/>
        <w:bottom w:val="none" w:sz="0" w:space="0" w:color="auto"/>
        <w:right w:val="none" w:sz="0" w:space="0" w:color="auto"/>
      </w:divBdr>
    </w:div>
    <w:div w:id="510336456">
      <w:bodyDiv w:val="1"/>
      <w:marLeft w:val="0"/>
      <w:marRight w:val="0"/>
      <w:marTop w:val="0"/>
      <w:marBottom w:val="0"/>
      <w:divBdr>
        <w:top w:val="none" w:sz="0" w:space="0" w:color="auto"/>
        <w:left w:val="none" w:sz="0" w:space="0" w:color="auto"/>
        <w:bottom w:val="none" w:sz="0" w:space="0" w:color="auto"/>
        <w:right w:val="none" w:sz="0" w:space="0" w:color="auto"/>
      </w:divBdr>
    </w:div>
    <w:div w:id="556429396">
      <w:bodyDiv w:val="1"/>
      <w:marLeft w:val="0"/>
      <w:marRight w:val="0"/>
      <w:marTop w:val="0"/>
      <w:marBottom w:val="0"/>
      <w:divBdr>
        <w:top w:val="none" w:sz="0" w:space="0" w:color="auto"/>
        <w:left w:val="none" w:sz="0" w:space="0" w:color="auto"/>
        <w:bottom w:val="none" w:sz="0" w:space="0" w:color="auto"/>
        <w:right w:val="none" w:sz="0" w:space="0" w:color="auto"/>
      </w:divBdr>
    </w:div>
    <w:div w:id="561402102">
      <w:bodyDiv w:val="1"/>
      <w:marLeft w:val="0"/>
      <w:marRight w:val="0"/>
      <w:marTop w:val="0"/>
      <w:marBottom w:val="0"/>
      <w:divBdr>
        <w:top w:val="none" w:sz="0" w:space="0" w:color="auto"/>
        <w:left w:val="none" w:sz="0" w:space="0" w:color="auto"/>
        <w:bottom w:val="none" w:sz="0" w:space="0" w:color="auto"/>
        <w:right w:val="none" w:sz="0" w:space="0" w:color="auto"/>
      </w:divBdr>
    </w:div>
    <w:div w:id="569123600">
      <w:bodyDiv w:val="1"/>
      <w:marLeft w:val="0"/>
      <w:marRight w:val="0"/>
      <w:marTop w:val="0"/>
      <w:marBottom w:val="0"/>
      <w:divBdr>
        <w:top w:val="none" w:sz="0" w:space="0" w:color="auto"/>
        <w:left w:val="none" w:sz="0" w:space="0" w:color="auto"/>
        <w:bottom w:val="none" w:sz="0" w:space="0" w:color="auto"/>
        <w:right w:val="none" w:sz="0" w:space="0" w:color="auto"/>
      </w:divBdr>
    </w:div>
    <w:div w:id="592934870">
      <w:bodyDiv w:val="1"/>
      <w:marLeft w:val="0"/>
      <w:marRight w:val="0"/>
      <w:marTop w:val="0"/>
      <w:marBottom w:val="0"/>
      <w:divBdr>
        <w:top w:val="none" w:sz="0" w:space="0" w:color="auto"/>
        <w:left w:val="none" w:sz="0" w:space="0" w:color="auto"/>
        <w:bottom w:val="none" w:sz="0" w:space="0" w:color="auto"/>
        <w:right w:val="none" w:sz="0" w:space="0" w:color="auto"/>
      </w:divBdr>
    </w:div>
    <w:div w:id="605112523">
      <w:bodyDiv w:val="1"/>
      <w:marLeft w:val="0"/>
      <w:marRight w:val="0"/>
      <w:marTop w:val="0"/>
      <w:marBottom w:val="0"/>
      <w:divBdr>
        <w:top w:val="none" w:sz="0" w:space="0" w:color="auto"/>
        <w:left w:val="none" w:sz="0" w:space="0" w:color="auto"/>
        <w:bottom w:val="none" w:sz="0" w:space="0" w:color="auto"/>
        <w:right w:val="none" w:sz="0" w:space="0" w:color="auto"/>
      </w:divBdr>
    </w:div>
    <w:div w:id="642732834">
      <w:bodyDiv w:val="1"/>
      <w:marLeft w:val="0"/>
      <w:marRight w:val="0"/>
      <w:marTop w:val="0"/>
      <w:marBottom w:val="0"/>
      <w:divBdr>
        <w:top w:val="none" w:sz="0" w:space="0" w:color="auto"/>
        <w:left w:val="none" w:sz="0" w:space="0" w:color="auto"/>
        <w:bottom w:val="none" w:sz="0" w:space="0" w:color="auto"/>
        <w:right w:val="none" w:sz="0" w:space="0" w:color="auto"/>
      </w:divBdr>
    </w:div>
    <w:div w:id="674306331">
      <w:bodyDiv w:val="1"/>
      <w:marLeft w:val="0"/>
      <w:marRight w:val="0"/>
      <w:marTop w:val="0"/>
      <w:marBottom w:val="0"/>
      <w:divBdr>
        <w:top w:val="none" w:sz="0" w:space="0" w:color="auto"/>
        <w:left w:val="none" w:sz="0" w:space="0" w:color="auto"/>
        <w:bottom w:val="none" w:sz="0" w:space="0" w:color="auto"/>
        <w:right w:val="none" w:sz="0" w:space="0" w:color="auto"/>
      </w:divBdr>
    </w:div>
    <w:div w:id="707797988">
      <w:bodyDiv w:val="1"/>
      <w:marLeft w:val="0"/>
      <w:marRight w:val="0"/>
      <w:marTop w:val="0"/>
      <w:marBottom w:val="0"/>
      <w:divBdr>
        <w:top w:val="none" w:sz="0" w:space="0" w:color="auto"/>
        <w:left w:val="none" w:sz="0" w:space="0" w:color="auto"/>
        <w:bottom w:val="none" w:sz="0" w:space="0" w:color="auto"/>
        <w:right w:val="none" w:sz="0" w:space="0" w:color="auto"/>
      </w:divBdr>
    </w:div>
    <w:div w:id="713575547">
      <w:bodyDiv w:val="1"/>
      <w:marLeft w:val="0"/>
      <w:marRight w:val="0"/>
      <w:marTop w:val="0"/>
      <w:marBottom w:val="0"/>
      <w:divBdr>
        <w:top w:val="none" w:sz="0" w:space="0" w:color="auto"/>
        <w:left w:val="none" w:sz="0" w:space="0" w:color="auto"/>
        <w:bottom w:val="none" w:sz="0" w:space="0" w:color="auto"/>
        <w:right w:val="none" w:sz="0" w:space="0" w:color="auto"/>
      </w:divBdr>
    </w:div>
    <w:div w:id="734619462">
      <w:bodyDiv w:val="1"/>
      <w:marLeft w:val="0"/>
      <w:marRight w:val="0"/>
      <w:marTop w:val="0"/>
      <w:marBottom w:val="0"/>
      <w:divBdr>
        <w:top w:val="none" w:sz="0" w:space="0" w:color="auto"/>
        <w:left w:val="none" w:sz="0" w:space="0" w:color="auto"/>
        <w:bottom w:val="none" w:sz="0" w:space="0" w:color="auto"/>
        <w:right w:val="none" w:sz="0" w:space="0" w:color="auto"/>
      </w:divBdr>
    </w:div>
    <w:div w:id="748501474">
      <w:bodyDiv w:val="1"/>
      <w:marLeft w:val="0"/>
      <w:marRight w:val="0"/>
      <w:marTop w:val="0"/>
      <w:marBottom w:val="0"/>
      <w:divBdr>
        <w:top w:val="none" w:sz="0" w:space="0" w:color="auto"/>
        <w:left w:val="none" w:sz="0" w:space="0" w:color="auto"/>
        <w:bottom w:val="none" w:sz="0" w:space="0" w:color="auto"/>
        <w:right w:val="none" w:sz="0" w:space="0" w:color="auto"/>
      </w:divBdr>
    </w:div>
    <w:div w:id="755858667">
      <w:bodyDiv w:val="1"/>
      <w:marLeft w:val="0"/>
      <w:marRight w:val="0"/>
      <w:marTop w:val="0"/>
      <w:marBottom w:val="0"/>
      <w:divBdr>
        <w:top w:val="none" w:sz="0" w:space="0" w:color="auto"/>
        <w:left w:val="none" w:sz="0" w:space="0" w:color="auto"/>
        <w:bottom w:val="none" w:sz="0" w:space="0" w:color="auto"/>
        <w:right w:val="none" w:sz="0" w:space="0" w:color="auto"/>
      </w:divBdr>
    </w:div>
    <w:div w:id="765422350">
      <w:bodyDiv w:val="1"/>
      <w:marLeft w:val="0"/>
      <w:marRight w:val="0"/>
      <w:marTop w:val="0"/>
      <w:marBottom w:val="0"/>
      <w:divBdr>
        <w:top w:val="none" w:sz="0" w:space="0" w:color="auto"/>
        <w:left w:val="none" w:sz="0" w:space="0" w:color="auto"/>
        <w:bottom w:val="none" w:sz="0" w:space="0" w:color="auto"/>
        <w:right w:val="none" w:sz="0" w:space="0" w:color="auto"/>
      </w:divBdr>
    </w:div>
    <w:div w:id="776490183">
      <w:bodyDiv w:val="1"/>
      <w:marLeft w:val="0"/>
      <w:marRight w:val="0"/>
      <w:marTop w:val="0"/>
      <w:marBottom w:val="0"/>
      <w:divBdr>
        <w:top w:val="none" w:sz="0" w:space="0" w:color="auto"/>
        <w:left w:val="none" w:sz="0" w:space="0" w:color="auto"/>
        <w:bottom w:val="none" w:sz="0" w:space="0" w:color="auto"/>
        <w:right w:val="none" w:sz="0" w:space="0" w:color="auto"/>
      </w:divBdr>
    </w:div>
    <w:div w:id="777917926">
      <w:bodyDiv w:val="1"/>
      <w:marLeft w:val="0"/>
      <w:marRight w:val="0"/>
      <w:marTop w:val="0"/>
      <w:marBottom w:val="0"/>
      <w:divBdr>
        <w:top w:val="none" w:sz="0" w:space="0" w:color="auto"/>
        <w:left w:val="none" w:sz="0" w:space="0" w:color="auto"/>
        <w:bottom w:val="none" w:sz="0" w:space="0" w:color="auto"/>
        <w:right w:val="none" w:sz="0" w:space="0" w:color="auto"/>
      </w:divBdr>
    </w:div>
    <w:div w:id="783229389">
      <w:bodyDiv w:val="1"/>
      <w:marLeft w:val="0"/>
      <w:marRight w:val="0"/>
      <w:marTop w:val="0"/>
      <w:marBottom w:val="0"/>
      <w:divBdr>
        <w:top w:val="none" w:sz="0" w:space="0" w:color="auto"/>
        <w:left w:val="none" w:sz="0" w:space="0" w:color="auto"/>
        <w:bottom w:val="none" w:sz="0" w:space="0" w:color="auto"/>
        <w:right w:val="none" w:sz="0" w:space="0" w:color="auto"/>
      </w:divBdr>
    </w:div>
    <w:div w:id="810706604">
      <w:bodyDiv w:val="1"/>
      <w:marLeft w:val="0"/>
      <w:marRight w:val="0"/>
      <w:marTop w:val="0"/>
      <w:marBottom w:val="0"/>
      <w:divBdr>
        <w:top w:val="none" w:sz="0" w:space="0" w:color="auto"/>
        <w:left w:val="none" w:sz="0" w:space="0" w:color="auto"/>
        <w:bottom w:val="none" w:sz="0" w:space="0" w:color="auto"/>
        <w:right w:val="none" w:sz="0" w:space="0" w:color="auto"/>
      </w:divBdr>
    </w:div>
    <w:div w:id="818691666">
      <w:bodyDiv w:val="1"/>
      <w:marLeft w:val="0"/>
      <w:marRight w:val="0"/>
      <w:marTop w:val="0"/>
      <w:marBottom w:val="0"/>
      <w:divBdr>
        <w:top w:val="none" w:sz="0" w:space="0" w:color="auto"/>
        <w:left w:val="none" w:sz="0" w:space="0" w:color="auto"/>
        <w:bottom w:val="none" w:sz="0" w:space="0" w:color="auto"/>
        <w:right w:val="none" w:sz="0" w:space="0" w:color="auto"/>
      </w:divBdr>
    </w:div>
    <w:div w:id="819232233">
      <w:bodyDiv w:val="1"/>
      <w:marLeft w:val="0"/>
      <w:marRight w:val="0"/>
      <w:marTop w:val="0"/>
      <w:marBottom w:val="0"/>
      <w:divBdr>
        <w:top w:val="none" w:sz="0" w:space="0" w:color="auto"/>
        <w:left w:val="none" w:sz="0" w:space="0" w:color="auto"/>
        <w:bottom w:val="none" w:sz="0" w:space="0" w:color="auto"/>
        <w:right w:val="none" w:sz="0" w:space="0" w:color="auto"/>
      </w:divBdr>
    </w:div>
    <w:div w:id="852455795">
      <w:bodyDiv w:val="1"/>
      <w:marLeft w:val="0"/>
      <w:marRight w:val="0"/>
      <w:marTop w:val="0"/>
      <w:marBottom w:val="0"/>
      <w:divBdr>
        <w:top w:val="none" w:sz="0" w:space="0" w:color="auto"/>
        <w:left w:val="none" w:sz="0" w:space="0" w:color="auto"/>
        <w:bottom w:val="none" w:sz="0" w:space="0" w:color="auto"/>
        <w:right w:val="none" w:sz="0" w:space="0" w:color="auto"/>
      </w:divBdr>
    </w:div>
    <w:div w:id="853147854">
      <w:bodyDiv w:val="1"/>
      <w:marLeft w:val="0"/>
      <w:marRight w:val="0"/>
      <w:marTop w:val="0"/>
      <w:marBottom w:val="0"/>
      <w:divBdr>
        <w:top w:val="none" w:sz="0" w:space="0" w:color="auto"/>
        <w:left w:val="none" w:sz="0" w:space="0" w:color="auto"/>
        <w:bottom w:val="none" w:sz="0" w:space="0" w:color="auto"/>
        <w:right w:val="none" w:sz="0" w:space="0" w:color="auto"/>
      </w:divBdr>
    </w:div>
    <w:div w:id="859854534">
      <w:bodyDiv w:val="1"/>
      <w:marLeft w:val="0"/>
      <w:marRight w:val="0"/>
      <w:marTop w:val="0"/>
      <w:marBottom w:val="0"/>
      <w:divBdr>
        <w:top w:val="none" w:sz="0" w:space="0" w:color="auto"/>
        <w:left w:val="none" w:sz="0" w:space="0" w:color="auto"/>
        <w:bottom w:val="none" w:sz="0" w:space="0" w:color="auto"/>
        <w:right w:val="none" w:sz="0" w:space="0" w:color="auto"/>
      </w:divBdr>
    </w:div>
    <w:div w:id="869957318">
      <w:bodyDiv w:val="1"/>
      <w:marLeft w:val="0"/>
      <w:marRight w:val="0"/>
      <w:marTop w:val="0"/>
      <w:marBottom w:val="0"/>
      <w:divBdr>
        <w:top w:val="none" w:sz="0" w:space="0" w:color="auto"/>
        <w:left w:val="none" w:sz="0" w:space="0" w:color="auto"/>
        <w:bottom w:val="none" w:sz="0" w:space="0" w:color="auto"/>
        <w:right w:val="none" w:sz="0" w:space="0" w:color="auto"/>
      </w:divBdr>
    </w:div>
    <w:div w:id="893079247">
      <w:bodyDiv w:val="1"/>
      <w:marLeft w:val="0"/>
      <w:marRight w:val="0"/>
      <w:marTop w:val="0"/>
      <w:marBottom w:val="0"/>
      <w:divBdr>
        <w:top w:val="none" w:sz="0" w:space="0" w:color="auto"/>
        <w:left w:val="none" w:sz="0" w:space="0" w:color="auto"/>
        <w:bottom w:val="none" w:sz="0" w:space="0" w:color="auto"/>
        <w:right w:val="none" w:sz="0" w:space="0" w:color="auto"/>
      </w:divBdr>
    </w:div>
    <w:div w:id="913856933">
      <w:bodyDiv w:val="1"/>
      <w:marLeft w:val="0"/>
      <w:marRight w:val="0"/>
      <w:marTop w:val="0"/>
      <w:marBottom w:val="0"/>
      <w:divBdr>
        <w:top w:val="none" w:sz="0" w:space="0" w:color="auto"/>
        <w:left w:val="none" w:sz="0" w:space="0" w:color="auto"/>
        <w:bottom w:val="none" w:sz="0" w:space="0" w:color="auto"/>
        <w:right w:val="none" w:sz="0" w:space="0" w:color="auto"/>
      </w:divBdr>
    </w:div>
    <w:div w:id="929391196">
      <w:bodyDiv w:val="1"/>
      <w:marLeft w:val="0"/>
      <w:marRight w:val="0"/>
      <w:marTop w:val="0"/>
      <w:marBottom w:val="0"/>
      <w:divBdr>
        <w:top w:val="none" w:sz="0" w:space="0" w:color="auto"/>
        <w:left w:val="none" w:sz="0" w:space="0" w:color="auto"/>
        <w:bottom w:val="none" w:sz="0" w:space="0" w:color="auto"/>
        <w:right w:val="none" w:sz="0" w:space="0" w:color="auto"/>
      </w:divBdr>
    </w:div>
    <w:div w:id="939138946">
      <w:bodyDiv w:val="1"/>
      <w:marLeft w:val="0"/>
      <w:marRight w:val="0"/>
      <w:marTop w:val="0"/>
      <w:marBottom w:val="0"/>
      <w:divBdr>
        <w:top w:val="none" w:sz="0" w:space="0" w:color="auto"/>
        <w:left w:val="none" w:sz="0" w:space="0" w:color="auto"/>
        <w:bottom w:val="none" w:sz="0" w:space="0" w:color="auto"/>
        <w:right w:val="none" w:sz="0" w:space="0" w:color="auto"/>
      </w:divBdr>
    </w:div>
    <w:div w:id="950669899">
      <w:bodyDiv w:val="1"/>
      <w:marLeft w:val="0"/>
      <w:marRight w:val="0"/>
      <w:marTop w:val="0"/>
      <w:marBottom w:val="0"/>
      <w:divBdr>
        <w:top w:val="none" w:sz="0" w:space="0" w:color="auto"/>
        <w:left w:val="none" w:sz="0" w:space="0" w:color="auto"/>
        <w:bottom w:val="none" w:sz="0" w:space="0" w:color="auto"/>
        <w:right w:val="none" w:sz="0" w:space="0" w:color="auto"/>
      </w:divBdr>
    </w:div>
    <w:div w:id="953555843">
      <w:bodyDiv w:val="1"/>
      <w:marLeft w:val="0"/>
      <w:marRight w:val="0"/>
      <w:marTop w:val="0"/>
      <w:marBottom w:val="0"/>
      <w:divBdr>
        <w:top w:val="none" w:sz="0" w:space="0" w:color="auto"/>
        <w:left w:val="none" w:sz="0" w:space="0" w:color="auto"/>
        <w:bottom w:val="none" w:sz="0" w:space="0" w:color="auto"/>
        <w:right w:val="none" w:sz="0" w:space="0" w:color="auto"/>
      </w:divBdr>
    </w:div>
    <w:div w:id="956256307">
      <w:bodyDiv w:val="1"/>
      <w:marLeft w:val="0"/>
      <w:marRight w:val="0"/>
      <w:marTop w:val="0"/>
      <w:marBottom w:val="0"/>
      <w:divBdr>
        <w:top w:val="none" w:sz="0" w:space="0" w:color="auto"/>
        <w:left w:val="none" w:sz="0" w:space="0" w:color="auto"/>
        <w:bottom w:val="none" w:sz="0" w:space="0" w:color="auto"/>
        <w:right w:val="none" w:sz="0" w:space="0" w:color="auto"/>
      </w:divBdr>
    </w:div>
    <w:div w:id="964312760">
      <w:bodyDiv w:val="1"/>
      <w:marLeft w:val="0"/>
      <w:marRight w:val="0"/>
      <w:marTop w:val="0"/>
      <w:marBottom w:val="0"/>
      <w:divBdr>
        <w:top w:val="none" w:sz="0" w:space="0" w:color="auto"/>
        <w:left w:val="none" w:sz="0" w:space="0" w:color="auto"/>
        <w:bottom w:val="none" w:sz="0" w:space="0" w:color="auto"/>
        <w:right w:val="none" w:sz="0" w:space="0" w:color="auto"/>
      </w:divBdr>
    </w:div>
    <w:div w:id="968631533">
      <w:bodyDiv w:val="1"/>
      <w:marLeft w:val="0"/>
      <w:marRight w:val="0"/>
      <w:marTop w:val="0"/>
      <w:marBottom w:val="0"/>
      <w:divBdr>
        <w:top w:val="none" w:sz="0" w:space="0" w:color="auto"/>
        <w:left w:val="none" w:sz="0" w:space="0" w:color="auto"/>
        <w:bottom w:val="none" w:sz="0" w:space="0" w:color="auto"/>
        <w:right w:val="none" w:sz="0" w:space="0" w:color="auto"/>
      </w:divBdr>
    </w:div>
    <w:div w:id="997851513">
      <w:bodyDiv w:val="1"/>
      <w:marLeft w:val="0"/>
      <w:marRight w:val="0"/>
      <w:marTop w:val="0"/>
      <w:marBottom w:val="0"/>
      <w:divBdr>
        <w:top w:val="none" w:sz="0" w:space="0" w:color="auto"/>
        <w:left w:val="none" w:sz="0" w:space="0" w:color="auto"/>
        <w:bottom w:val="none" w:sz="0" w:space="0" w:color="auto"/>
        <w:right w:val="none" w:sz="0" w:space="0" w:color="auto"/>
      </w:divBdr>
      <w:divsChild>
        <w:div w:id="455760961">
          <w:marLeft w:val="0"/>
          <w:marRight w:val="0"/>
          <w:marTop w:val="0"/>
          <w:marBottom w:val="0"/>
          <w:divBdr>
            <w:top w:val="none" w:sz="0" w:space="0" w:color="auto"/>
            <w:left w:val="none" w:sz="0" w:space="0" w:color="auto"/>
            <w:bottom w:val="none" w:sz="0" w:space="0" w:color="auto"/>
            <w:right w:val="none" w:sz="0" w:space="0" w:color="auto"/>
          </w:divBdr>
          <w:divsChild>
            <w:div w:id="15546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30357">
      <w:bodyDiv w:val="1"/>
      <w:marLeft w:val="0"/>
      <w:marRight w:val="0"/>
      <w:marTop w:val="0"/>
      <w:marBottom w:val="0"/>
      <w:divBdr>
        <w:top w:val="none" w:sz="0" w:space="0" w:color="auto"/>
        <w:left w:val="none" w:sz="0" w:space="0" w:color="auto"/>
        <w:bottom w:val="none" w:sz="0" w:space="0" w:color="auto"/>
        <w:right w:val="none" w:sz="0" w:space="0" w:color="auto"/>
      </w:divBdr>
    </w:div>
    <w:div w:id="1025332075">
      <w:bodyDiv w:val="1"/>
      <w:marLeft w:val="0"/>
      <w:marRight w:val="0"/>
      <w:marTop w:val="0"/>
      <w:marBottom w:val="0"/>
      <w:divBdr>
        <w:top w:val="none" w:sz="0" w:space="0" w:color="auto"/>
        <w:left w:val="none" w:sz="0" w:space="0" w:color="auto"/>
        <w:bottom w:val="none" w:sz="0" w:space="0" w:color="auto"/>
        <w:right w:val="none" w:sz="0" w:space="0" w:color="auto"/>
      </w:divBdr>
    </w:div>
    <w:div w:id="1029067437">
      <w:bodyDiv w:val="1"/>
      <w:marLeft w:val="0"/>
      <w:marRight w:val="0"/>
      <w:marTop w:val="0"/>
      <w:marBottom w:val="0"/>
      <w:divBdr>
        <w:top w:val="none" w:sz="0" w:space="0" w:color="auto"/>
        <w:left w:val="none" w:sz="0" w:space="0" w:color="auto"/>
        <w:bottom w:val="none" w:sz="0" w:space="0" w:color="auto"/>
        <w:right w:val="none" w:sz="0" w:space="0" w:color="auto"/>
      </w:divBdr>
    </w:div>
    <w:div w:id="1035543736">
      <w:bodyDiv w:val="1"/>
      <w:marLeft w:val="0"/>
      <w:marRight w:val="0"/>
      <w:marTop w:val="0"/>
      <w:marBottom w:val="0"/>
      <w:divBdr>
        <w:top w:val="none" w:sz="0" w:space="0" w:color="auto"/>
        <w:left w:val="none" w:sz="0" w:space="0" w:color="auto"/>
        <w:bottom w:val="none" w:sz="0" w:space="0" w:color="auto"/>
        <w:right w:val="none" w:sz="0" w:space="0" w:color="auto"/>
      </w:divBdr>
    </w:div>
    <w:div w:id="1079711428">
      <w:bodyDiv w:val="1"/>
      <w:marLeft w:val="0"/>
      <w:marRight w:val="0"/>
      <w:marTop w:val="0"/>
      <w:marBottom w:val="0"/>
      <w:divBdr>
        <w:top w:val="none" w:sz="0" w:space="0" w:color="auto"/>
        <w:left w:val="none" w:sz="0" w:space="0" w:color="auto"/>
        <w:bottom w:val="none" w:sz="0" w:space="0" w:color="auto"/>
        <w:right w:val="none" w:sz="0" w:space="0" w:color="auto"/>
      </w:divBdr>
    </w:div>
    <w:div w:id="1083332598">
      <w:bodyDiv w:val="1"/>
      <w:marLeft w:val="0"/>
      <w:marRight w:val="0"/>
      <w:marTop w:val="0"/>
      <w:marBottom w:val="0"/>
      <w:divBdr>
        <w:top w:val="none" w:sz="0" w:space="0" w:color="auto"/>
        <w:left w:val="none" w:sz="0" w:space="0" w:color="auto"/>
        <w:bottom w:val="none" w:sz="0" w:space="0" w:color="auto"/>
        <w:right w:val="none" w:sz="0" w:space="0" w:color="auto"/>
      </w:divBdr>
    </w:div>
    <w:div w:id="1095394526">
      <w:bodyDiv w:val="1"/>
      <w:marLeft w:val="0"/>
      <w:marRight w:val="0"/>
      <w:marTop w:val="0"/>
      <w:marBottom w:val="0"/>
      <w:divBdr>
        <w:top w:val="none" w:sz="0" w:space="0" w:color="auto"/>
        <w:left w:val="none" w:sz="0" w:space="0" w:color="auto"/>
        <w:bottom w:val="none" w:sz="0" w:space="0" w:color="auto"/>
        <w:right w:val="none" w:sz="0" w:space="0" w:color="auto"/>
      </w:divBdr>
    </w:div>
    <w:div w:id="1110245991">
      <w:bodyDiv w:val="1"/>
      <w:marLeft w:val="0"/>
      <w:marRight w:val="0"/>
      <w:marTop w:val="0"/>
      <w:marBottom w:val="0"/>
      <w:divBdr>
        <w:top w:val="none" w:sz="0" w:space="0" w:color="auto"/>
        <w:left w:val="none" w:sz="0" w:space="0" w:color="auto"/>
        <w:bottom w:val="none" w:sz="0" w:space="0" w:color="auto"/>
        <w:right w:val="none" w:sz="0" w:space="0" w:color="auto"/>
      </w:divBdr>
    </w:div>
    <w:div w:id="1114248963">
      <w:bodyDiv w:val="1"/>
      <w:marLeft w:val="0"/>
      <w:marRight w:val="0"/>
      <w:marTop w:val="0"/>
      <w:marBottom w:val="0"/>
      <w:divBdr>
        <w:top w:val="none" w:sz="0" w:space="0" w:color="auto"/>
        <w:left w:val="none" w:sz="0" w:space="0" w:color="auto"/>
        <w:bottom w:val="none" w:sz="0" w:space="0" w:color="auto"/>
        <w:right w:val="none" w:sz="0" w:space="0" w:color="auto"/>
      </w:divBdr>
    </w:div>
    <w:div w:id="1119178623">
      <w:bodyDiv w:val="1"/>
      <w:marLeft w:val="0"/>
      <w:marRight w:val="0"/>
      <w:marTop w:val="0"/>
      <w:marBottom w:val="0"/>
      <w:divBdr>
        <w:top w:val="none" w:sz="0" w:space="0" w:color="auto"/>
        <w:left w:val="none" w:sz="0" w:space="0" w:color="auto"/>
        <w:bottom w:val="none" w:sz="0" w:space="0" w:color="auto"/>
        <w:right w:val="none" w:sz="0" w:space="0" w:color="auto"/>
      </w:divBdr>
    </w:div>
    <w:div w:id="1121336457">
      <w:bodyDiv w:val="1"/>
      <w:marLeft w:val="0"/>
      <w:marRight w:val="0"/>
      <w:marTop w:val="0"/>
      <w:marBottom w:val="0"/>
      <w:divBdr>
        <w:top w:val="none" w:sz="0" w:space="0" w:color="auto"/>
        <w:left w:val="none" w:sz="0" w:space="0" w:color="auto"/>
        <w:bottom w:val="none" w:sz="0" w:space="0" w:color="auto"/>
        <w:right w:val="none" w:sz="0" w:space="0" w:color="auto"/>
      </w:divBdr>
    </w:div>
    <w:div w:id="1123428615">
      <w:bodyDiv w:val="1"/>
      <w:marLeft w:val="0"/>
      <w:marRight w:val="0"/>
      <w:marTop w:val="0"/>
      <w:marBottom w:val="0"/>
      <w:divBdr>
        <w:top w:val="none" w:sz="0" w:space="0" w:color="auto"/>
        <w:left w:val="none" w:sz="0" w:space="0" w:color="auto"/>
        <w:bottom w:val="none" w:sz="0" w:space="0" w:color="auto"/>
        <w:right w:val="none" w:sz="0" w:space="0" w:color="auto"/>
      </w:divBdr>
    </w:div>
    <w:div w:id="1141966403">
      <w:bodyDiv w:val="1"/>
      <w:marLeft w:val="0"/>
      <w:marRight w:val="0"/>
      <w:marTop w:val="0"/>
      <w:marBottom w:val="0"/>
      <w:divBdr>
        <w:top w:val="none" w:sz="0" w:space="0" w:color="auto"/>
        <w:left w:val="none" w:sz="0" w:space="0" w:color="auto"/>
        <w:bottom w:val="none" w:sz="0" w:space="0" w:color="auto"/>
        <w:right w:val="none" w:sz="0" w:space="0" w:color="auto"/>
      </w:divBdr>
    </w:div>
    <w:div w:id="1158692476">
      <w:bodyDiv w:val="1"/>
      <w:marLeft w:val="0"/>
      <w:marRight w:val="0"/>
      <w:marTop w:val="0"/>
      <w:marBottom w:val="0"/>
      <w:divBdr>
        <w:top w:val="none" w:sz="0" w:space="0" w:color="auto"/>
        <w:left w:val="none" w:sz="0" w:space="0" w:color="auto"/>
        <w:bottom w:val="none" w:sz="0" w:space="0" w:color="auto"/>
        <w:right w:val="none" w:sz="0" w:space="0" w:color="auto"/>
      </w:divBdr>
    </w:div>
    <w:div w:id="1216770511">
      <w:bodyDiv w:val="1"/>
      <w:marLeft w:val="0"/>
      <w:marRight w:val="0"/>
      <w:marTop w:val="0"/>
      <w:marBottom w:val="0"/>
      <w:divBdr>
        <w:top w:val="none" w:sz="0" w:space="0" w:color="auto"/>
        <w:left w:val="none" w:sz="0" w:space="0" w:color="auto"/>
        <w:bottom w:val="none" w:sz="0" w:space="0" w:color="auto"/>
        <w:right w:val="none" w:sz="0" w:space="0" w:color="auto"/>
      </w:divBdr>
    </w:div>
    <w:div w:id="1228758092">
      <w:bodyDiv w:val="1"/>
      <w:marLeft w:val="0"/>
      <w:marRight w:val="0"/>
      <w:marTop w:val="0"/>
      <w:marBottom w:val="0"/>
      <w:divBdr>
        <w:top w:val="none" w:sz="0" w:space="0" w:color="auto"/>
        <w:left w:val="none" w:sz="0" w:space="0" w:color="auto"/>
        <w:bottom w:val="none" w:sz="0" w:space="0" w:color="auto"/>
        <w:right w:val="none" w:sz="0" w:space="0" w:color="auto"/>
      </w:divBdr>
    </w:div>
    <w:div w:id="1237590035">
      <w:bodyDiv w:val="1"/>
      <w:marLeft w:val="0"/>
      <w:marRight w:val="0"/>
      <w:marTop w:val="0"/>
      <w:marBottom w:val="0"/>
      <w:divBdr>
        <w:top w:val="none" w:sz="0" w:space="0" w:color="auto"/>
        <w:left w:val="none" w:sz="0" w:space="0" w:color="auto"/>
        <w:bottom w:val="none" w:sz="0" w:space="0" w:color="auto"/>
        <w:right w:val="none" w:sz="0" w:space="0" w:color="auto"/>
      </w:divBdr>
    </w:div>
    <w:div w:id="1242446262">
      <w:bodyDiv w:val="1"/>
      <w:marLeft w:val="0"/>
      <w:marRight w:val="0"/>
      <w:marTop w:val="0"/>
      <w:marBottom w:val="0"/>
      <w:divBdr>
        <w:top w:val="none" w:sz="0" w:space="0" w:color="auto"/>
        <w:left w:val="none" w:sz="0" w:space="0" w:color="auto"/>
        <w:bottom w:val="none" w:sz="0" w:space="0" w:color="auto"/>
        <w:right w:val="none" w:sz="0" w:space="0" w:color="auto"/>
      </w:divBdr>
    </w:div>
    <w:div w:id="1318345279">
      <w:bodyDiv w:val="1"/>
      <w:marLeft w:val="0"/>
      <w:marRight w:val="0"/>
      <w:marTop w:val="0"/>
      <w:marBottom w:val="0"/>
      <w:divBdr>
        <w:top w:val="none" w:sz="0" w:space="0" w:color="auto"/>
        <w:left w:val="none" w:sz="0" w:space="0" w:color="auto"/>
        <w:bottom w:val="none" w:sz="0" w:space="0" w:color="auto"/>
        <w:right w:val="none" w:sz="0" w:space="0" w:color="auto"/>
      </w:divBdr>
    </w:div>
    <w:div w:id="1351180906">
      <w:bodyDiv w:val="1"/>
      <w:marLeft w:val="0"/>
      <w:marRight w:val="0"/>
      <w:marTop w:val="0"/>
      <w:marBottom w:val="0"/>
      <w:divBdr>
        <w:top w:val="none" w:sz="0" w:space="0" w:color="auto"/>
        <w:left w:val="none" w:sz="0" w:space="0" w:color="auto"/>
        <w:bottom w:val="none" w:sz="0" w:space="0" w:color="auto"/>
        <w:right w:val="none" w:sz="0" w:space="0" w:color="auto"/>
      </w:divBdr>
    </w:div>
    <w:div w:id="1363899810">
      <w:bodyDiv w:val="1"/>
      <w:marLeft w:val="0"/>
      <w:marRight w:val="0"/>
      <w:marTop w:val="0"/>
      <w:marBottom w:val="0"/>
      <w:divBdr>
        <w:top w:val="none" w:sz="0" w:space="0" w:color="auto"/>
        <w:left w:val="none" w:sz="0" w:space="0" w:color="auto"/>
        <w:bottom w:val="none" w:sz="0" w:space="0" w:color="auto"/>
        <w:right w:val="none" w:sz="0" w:space="0" w:color="auto"/>
      </w:divBdr>
    </w:div>
    <w:div w:id="1390686385">
      <w:bodyDiv w:val="1"/>
      <w:marLeft w:val="0"/>
      <w:marRight w:val="0"/>
      <w:marTop w:val="0"/>
      <w:marBottom w:val="0"/>
      <w:divBdr>
        <w:top w:val="none" w:sz="0" w:space="0" w:color="auto"/>
        <w:left w:val="none" w:sz="0" w:space="0" w:color="auto"/>
        <w:bottom w:val="none" w:sz="0" w:space="0" w:color="auto"/>
        <w:right w:val="none" w:sz="0" w:space="0" w:color="auto"/>
      </w:divBdr>
    </w:div>
    <w:div w:id="1437097401">
      <w:bodyDiv w:val="1"/>
      <w:marLeft w:val="0"/>
      <w:marRight w:val="0"/>
      <w:marTop w:val="0"/>
      <w:marBottom w:val="0"/>
      <w:divBdr>
        <w:top w:val="none" w:sz="0" w:space="0" w:color="auto"/>
        <w:left w:val="none" w:sz="0" w:space="0" w:color="auto"/>
        <w:bottom w:val="none" w:sz="0" w:space="0" w:color="auto"/>
        <w:right w:val="none" w:sz="0" w:space="0" w:color="auto"/>
      </w:divBdr>
    </w:div>
    <w:div w:id="1442723769">
      <w:bodyDiv w:val="1"/>
      <w:marLeft w:val="0"/>
      <w:marRight w:val="0"/>
      <w:marTop w:val="0"/>
      <w:marBottom w:val="0"/>
      <w:divBdr>
        <w:top w:val="none" w:sz="0" w:space="0" w:color="auto"/>
        <w:left w:val="none" w:sz="0" w:space="0" w:color="auto"/>
        <w:bottom w:val="none" w:sz="0" w:space="0" w:color="auto"/>
        <w:right w:val="none" w:sz="0" w:space="0" w:color="auto"/>
      </w:divBdr>
    </w:div>
    <w:div w:id="1447118256">
      <w:bodyDiv w:val="1"/>
      <w:marLeft w:val="0"/>
      <w:marRight w:val="0"/>
      <w:marTop w:val="0"/>
      <w:marBottom w:val="0"/>
      <w:divBdr>
        <w:top w:val="none" w:sz="0" w:space="0" w:color="auto"/>
        <w:left w:val="none" w:sz="0" w:space="0" w:color="auto"/>
        <w:bottom w:val="none" w:sz="0" w:space="0" w:color="auto"/>
        <w:right w:val="none" w:sz="0" w:space="0" w:color="auto"/>
      </w:divBdr>
    </w:div>
    <w:div w:id="1447772809">
      <w:bodyDiv w:val="1"/>
      <w:marLeft w:val="0"/>
      <w:marRight w:val="0"/>
      <w:marTop w:val="0"/>
      <w:marBottom w:val="0"/>
      <w:divBdr>
        <w:top w:val="none" w:sz="0" w:space="0" w:color="auto"/>
        <w:left w:val="none" w:sz="0" w:space="0" w:color="auto"/>
        <w:bottom w:val="none" w:sz="0" w:space="0" w:color="auto"/>
        <w:right w:val="none" w:sz="0" w:space="0" w:color="auto"/>
      </w:divBdr>
    </w:div>
    <w:div w:id="1480606972">
      <w:bodyDiv w:val="1"/>
      <w:marLeft w:val="0"/>
      <w:marRight w:val="0"/>
      <w:marTop w:val="0"/>
      <w:marBottom w:val="0"/>
      <w:divBdr>
        <w:top w:val="none" w:sz="0" w:space="0" w:color="auto"/>
        <w:left w:val="none" w:sz="0" w:space="0" w:color="auto"/>
        <w:bottom w:val="none" w:sz="0" w:space="0" w:color="auto"/>
        <w:right w:val="none" w:sz="0" w:space="0" w:color="auto"/>
      </w:divBdr>
    </w:div>
    <w:div w:id="1486435714">
      <w:bodyDiv w:val="1"/>
      <w:marLeft w:val="0"/>
      <w:marRight w:val="0"/>
      <w:marTop w:val="0"/>
      <w:marBottom w:val="0"/>
      <w:divBdr>
        <w:top w:val="none" w:sz="0" w:space="0" w:color="auto"/>
        <w:left w:val="none" w:sz="0" w:space="0" w:color="auto"/>
        <w:bottom w:val="none" w:sz="0" w:space="0" w:color="auto"/>
        <w:right w:val="none" w:sz="0" w:space="0" w:color="auto"/>
      </w:divBdr>
    </w:div>
    <w:div w:id="1490487112">
      <w:bodyDiv w:val="1"/>
      <w:marLeft w:val="0"/>
      <w:marRight w:val="0"/>
      <w:marTop w:val="0"/>
      <w:marBottom w:val="0"/>
      <w:divBdr>
        <w:top w:val="none" w:sz="0" w:space="0" w:color="auto"/>
        <w:left w:val="none" w:sz="0" w:space="0" w:color="auto"/>
        <w:bottom w:val="none" w:sz="0" w:space="0" w:color="auto"/>
        <w:right w:val="none" w:sz="0" w:space="0" w:color="auto"/>
      </w:divBdr>
    </w:div>
    <w:div w:id="1498158072">
      <w:bodyDiv w:val="1"/>
      <w:marLeft w:val="0"/>
      <w:marRight w:val="0"/>
      <w:marTop w:val="0"/>
      <w:marBottom w:val="0"/>
      <w:divBdr>
        <w:top w:val="none" w:sz="0" w:space="0" w:color="auto"/>
        <w:left w:val="none" w:sz="0" w:space="0" w:color="auto"/>
        <w:bottom w:val="none" w:sz="0" w:space="0" w:color="auto"/>
        <w:right w:val="none" w:sz="0" w:space="0" w:color="auto"/>
      </w:divBdr>
    </w:div>
    <w:div w:id="1504276466">
      <w:bodyDiv w:val="1"/>
      <w:marLeft w:val="0"/>
      <w:marRight w:val="0"/>
      <w:marTop w:val="0"/>
      <w:marBottom w:val="0"/>
      <w:divBdr>
        <w:top w:val="none" w:sz="0" w:space="0" w:color="auto"/>
        <w:left w:val="none" w:sz="0" w:space="0" w:color="auto"/>
        <w:bottom w:val="none" w:sz="0" w:space="0" w:color="auto"/>
        <w:right w:val="none" w:sz="0" w:space="0" w:color="auto"/>
      </w:divBdr>
    </w:div>
    <w:div w:id="1522813376">
      <w:bodyDiv w:val="1"/>
      <w:marLeft w:val="0"/>
      <w:marRight w:val="0"/>
      <w:marTop w:val="0"/>
      <w:marBottom w:val="0"/>
      <w:divBdr>
        <w:top w:val="none" w:sz="0" w:space="0" w:color="auto"/>
        <w:left w:val="none" w:sz="0" w:space="0" w:color="auto"/>
        <w:bottom w:val="none" w:sz="0" w:space="0" w:color="auto"/>
        <w:right w:val="none" w:sz="0" w:space="0" w:color="auto"/>
      </w:divBdr>
    </w:div>
    <w:div w:id="1525821199">
      <w:bodyDiv w:val="1"/>
      <w:marLeft w:val="0"/>
      <w:marRight w:val="0"/>
      <w:marTop w:val="0"/>
      <w:marBottom w:val="0"/>
      <w:divBdr>
        <w:top w:val="none" w:sz="0" w:space="0" w:color="auto"/>
        <w:left w:val="none" w:sz="0" w:space="0" w:color="auto"/>
        <w:bottom w:val="none" w:sz="0" w:space="0" w:color="auto"/>
        <w:right w:val="none" w:sz="0" w:space="0" w:color="auto"/>
      </w:divBdr>
    </w:div>
    <w:div w:id="1532692457">
      <w:bodyDiv w:val="1"/>
      <w:marLeft w:val="0"/>
      <w:marRight w:val="0"/>
      <w:marTop w:val="0"/>
      <w:marBottom w:val="0"/>
      <w:divBdr>
        <w:top w:val="none" w:sz="0" w:space="0" w:color="auto"/>
        <w:left w:val="none" w:sz="0" w:space="0" w:color="auto"/>
        <w:bottom w:val="none" w:sz="0" w:space="0" w:color="auto"/>
        <w:right w:val="none" w:sz="0" w:space="0" w:color="auto"/>
      </w:divBdr>
    </w:div>
    <w:div w:id="1568955021">
      <w:bodyDiv w:val="1"/>
      <w:marLeft w:val="0"/>
      <w:marRight w:val="0"/>
      <w:marTop w:val="0"/>
      <w:marBottom w:val="0"/>
      <w:divBdr>
        <w:top w:val="none" w:sz="0" w:space="0" w:color="auto"/>
        <w:left w:val="none" w:sz="0" w:space="0" w:color="auto"/>
        <w:bottom w:val="none" w:sz="0" w:space="0" w:color="auto"/>
        <w:right w:val="none" w:sz="0" w:space="0" w:color="auto"/>
      </w:divBdr>
    </w:div>
    <w:div w:id="1594780589">
      <w:bodyDiv w:val="1"/>
      <w:marLeft w:val="0"/>
      <w:marRight w:val="0"/>
      <w:marTop w:val="0"/>
      <w:marBottom w:val="0"/>
      <w:divBdr>
        <w:top w:val="none" w:sz="0" w:space="0" w:color="auto"/>
        <w:left w:val="none" w:sz="0" w:space="0" w:color="auto"/>
        <w:bottom w:val="none" w:sz="0" w:space="0" w:color="auto"/>
        <w:right w:val="none" w:sz="0" w:space="0" w:color="auto"/>
      </w:divBdr>
    </w:div>
    <w:div w:id="1619022063">
      <w:bodyDiv w:val="1"/>
      <w:marLeft w:val="0"/>
      <w:marRight w:val="0"/>
      <w:marTop w:val="0"/>
      <w:marBottom w:val="0"/>
      <w:divBdr>
        <w:top w:val="none" w:sz="0" w:space="0" w:color="auto"/>
        <w:left w:val="none" w:sz="0" w:space="0" w:color="auto"/>
        <w:bottom w:val="none" w:sz="0" w:space="0" w:color="auto"/>
        <w:right w:val="none" w:sz="0" w:space="0" w:color="auto"/>
      </w:divBdr>
    </w:div>
    <w:div w:id="1630815748">
      <w:bodyDiv w:val="1"/>
      <w:marLeft w:val="0"/>
      <w:marRight w:val="0"/>
      <w:marTop w:val="0"/>
      <w:marBottom w:val="0"/>
      <w:divBdr>
        <w:top w:val="none" w:sz="0" w:space="0" w:color="auto"/>
        <w:left w:val="none" w:sz="0" w:space="0" w:color="auto"/>
        <w:bottom w:val="none" w:sz="0" w:space="0" w:color="auto"/>
        <w:right w:val="none" w:sz="0" w:space="0" w:color="auto"/>
      </w:divBdr>
    </w:div>
    <w:div w:id="1656765017">
      <w:bodyDiv w:val="1"/>
      <w:marLeft w:val="0"/>
      <w:marRight w:val="0"/>
      <w:marTop w:val="0"/>
      <w:marBottom w:val="0"/>
      <w:divBdr>
        <w:top w:val="none" w:sz="0" w:space="0" w:color="auto"/>
        <w:left w:val="none" w:sz="0" w:space="0" w:color="auto"/>
        <w:bottom w:val="none" w:sz="0" w:space="0" w:color="auto"/>
        <w:right w:val="none" w:sz="0" w:space="0" w:color="auto"/>
      </w:divBdr>
    </w:div>
    <w:div w:id="1682396623">
      <w:bodyDiv w:val="1"/>
      <w:marLeft w:val="0"/>
      <w:marRight w:val="0"/>
      <w:marTop w:val="0"/>
      <w:marBottom w:val="0"/>
      <w:divBdr>
        <w:top w:val="none" w:sz="0" w:space="0" w:color="auto"/>
        <w:left w:val="none" w:sz="0" w:space="0" w:color="auto"/>
        <w:bottom w:val="none" w:sz="0" w:space="0" w:color="auto"/>
        <w:right w:val="none" w:sz="0" w:space="0" w:color="auto"/>
      </w:divBdr>
    </w:div>
    <w:div w:id="1706710041">
      <w:bodyDiv w:val="1"/>
      <w:marLeft w:val="0"/>
      <w:marRight w:val="0"/>
      <w:marTop w:val="0"/>
      <w:marBottom w:val="0"/>
      <w:divBdr>
        <w:top w:val="none" w:sz="0" w:space="0" w:color="auto"/>
        <w:left w:val="none" w:sz="0" w:space="0" w:color="auto"/>
        <w:bottom w:val="none" w:sz="0" w:space="0" w:color="auto"/>
        <w:right w:val="none" w:sz="0" w:space="0" w:color="auto"/>
      </w:divBdr>
    </w:div>
    <w:div w:id="1740666151">
      <w:bodyDiv w:val="1"/>
      <w:marLeft w:val="0"/>
      <w:marRight w:val="0"/>
      <w:marTop w:val="0"/>
      <w:marBottom w:val="0"/>
      <w:divBdr>
        <w:top w:val="none" w:sz="0" w:space="0" w:color="auto"/>
        <w:left w:val="none" w:sz="0" w:space="0" w:color="auto"/>
        <w:bottom w:val="none" w:sz="0" w:space="0" w:color="auto"/>
        <w:right w:val="none" w:sz="0" w:space="0" w:color="auto"/>
      </w:divBdr>
    </w:div>
    <w:div w:id="1746487032">
      <w:bodyDiv w:val="1"/>
      <w:marLeft w:val="0"/>
      <w:marRight w:val="0"/>
      <w:marTop w:val="0"/>
      <w:marBottom w:val="0"/>
      <w:divBdr>
        <w:top w:val="none" w:sz="0" w:space="0" w:color="auto"/>
        <w:left w:val="none" w:sz="0" w:space="0" w:color="auto"/>
        <w:bottom w:val="none" w:sz="0" w:space="0" w:color="auto"/>
        <w:right w:val="none" w:sz="0" w:space="0" w:color="auto"/>
      </w:divBdr>
    </w:div>
    <w:div w:id="1773820904">
      <w:bodyDiv w:val="1"/>
      <w:marLeft w:val="0"/>
      <w:marRight w:val="0"/>
      <w:marTop w:val="0"/>
      <w:marBottom w:val="0"/>
      <w:divBdr>
        <w:top w:val="none" w:sz="0" w:space="0" w:color="auto"/>
        <w:left w:val="none" w:sz="0" w:space="0" w:color="auto"/>
        <w:bottom w:val="none" w:sz="0" w:space="0" w:color="auto"/>
        <w:right w:val="none" w:sz="0" w:space="0" w:color="auto"/>
      </w:divBdr>
    </w:div>
    <w:div w:id="1791780641">
      <w:bodyDiv w:val="1"/>
      <w:marLeft w:val="0"/>
      <w:marRight w:val="0"/>
      <w:marTop w:val="0"/>
      <w:marBottom w:val="0"/>
      <w:divBdr>
        <w:top w:val="none" w:sz="0" w:space="0" w:color="auto"/>
        <w:left w:val="none" w:sz="0" w:space="0" w:color="auto"/>
        <w:bottom w:val="none" w:sz="0" w:space="0" w:color="auto"/>
        <w:right w:val="none" w:sz="0" w:space="0" w:color="auto"/>
      </w:divBdr>
    </w:div>
    <w:div w:id="1797865971">
      <w:bodyDiv w:val="1"/>
      <w:marLeft w:val="0"/>
      <w:marRight w:val="0"/>
      <w:marTop w:val="0"/>
      <w:marBottom w:val="0"/>
      <w:divBdr>
        <w:top w:val="none" w:sz="0" w:space="0" w:color="auto"/>
        <w:left w:val="none" w:sz="0" w:space="0" w:color="auto"/>
        <w:bottom w:val="none" w:sz="0" w:space="0" w:color="auto"/>
        <w:right w:val="none" w:sz="0" w:space="0" w:color="auto"/>
      </w:divBdr>
    </w:div>
    <w:div w:id="1811091220">
      <w:bodyDiv w:val="1"/>
      <w:marLeft w:val="0"/>
      <w:marRight w:val="0"/>
      <w:marTop w:val="0"/>
      <w:marBottom w:val="0"/>
      <w:divBdr>
        <w:top w:val="none" w:sz="0" w:space="0" w:color="auto"/>
        <w:left w:val="none" w:sz="0" w:space="0" w:color="auto"/>
        <w:bottom w:val="none" w:sz="0" w:space="0" w:color="auto"/>
        <w:right w:val="none" w:sz="0" w:space="0" w:color="auto"/>
      </w:divBdr>
    </w:div>
    <w:div w:id="1814251538">
      <w:bodyDiv w:val="1"/>
      <w:marLeft w:val="0"/>
      <w:marRight w:val="0"/>
      <w:marTop w:val="0"/>
      <w:marBottom w:val="0"/>
      <w:divBdr>
        <w:top w:val="none" w:sz="0" w:space="0" w:color="auto"/>
        <w:left w:val="none" w:sz="0" w:space="0" w:color="auto"/>
        <w:bottom w:val="none" w:sz="0" w:space="0" w:color="auto"/>
        <w:right w:val="none" w:sz="0" w:space="0" w:color="auto"/>
      </w:divBdr>
    </w:div>
    <w:div w:id="1821921094">
      <w:bodyDiv w:val="1"/>
      <w:marLeft w:val="0"/>
      <w:marRight w:val="0"/>
      <w:marTop w:val="0"/>
      <w:marBottom w:val="0"/>
      <w:divBdr>
        <w:top w:val="none" w:sz="0" w:space="0" w:color="auto"/>
        <w:left w:val="none" w:sz="0" w:space="0" w:color="auto"/>
        <w:bottom w:val="none" w:sz="0" w:space="0" w:color="auto"/>
        <w:right w:val="none" w:sz="0" w:space="0" w:color="auto"/>
      </w:divBdr>
    </w:div>
    <w:div w:id="1840196608">
      <w:bodyDiv w:val="1"/>
      <w:marLeft w:val="0"/>
      <w:marRight w:val="0"/>
      <w:marTop w:val="0"/>
      <w:marBottom w:val="0"/>
      <w:divBdr>
        <w:top w:val="none" w:sz="0" w:space="0" w:color="auto"/>
        <w:left w:val="none" w:sz="0" w:space="0" w:color="auto"/>
        <w:bottom w:val="none" w:sz="0" w:space="0" w:color="auto"/>
        <w:right w:val="none" w:sz="0" w:space="0" w:color="auto"/>
      </w:divBdr>
    </w:div>
    <w:div w:id="1858690069">
      <w:bodyDiv w:val="1"/>
      <w:marLeft w:val="0"/>
      <w:marRight w:val="0"/>
      <w:marTop w:val="0"/>
      <w:marBottom w:val="0"/>
      <w:divBdr>
        <w:top w:val="none" w:sz="0" w:space="0" w:color="auto"/>
        <w:left w:val="none" w:sz="0" w:space="0" w:color="auto"/>
        <w:bottom w:val="none" w:sz="0" w:space="0" w:color="auto"/>
        <w:right w:val="none" w:sz="0" w:space="0" w:color="auto"/>
      </w:divBdr>
    </w:div>
    <w:div w:id="1894805900">
      <w:bodyDiv w:val="1"/>
      <w:marLeft w:val="0"/>
      <w:marRight w:val="0"/>
      <w:marTop w:val="0"/>
      <w:marBottom w:val="0"/>
      <w:divBdr>
        <w:top w:val="none" w:sz="0" w:space="0" w:color="auto"/>
        <w:left w:val="none" w:sz="0" w:space="0" w:color="auto"/>
        <w:bottom w:val="none" w:sz="0" w:space="0" w:color="auto"/>
        <w:right w:val="none" w:sz="0" w:space="0" w:color="auto"/>
      </w:divBdr>
    </w:div>
    <w:div w:id="1914658184">
      <w:bodyDiv w:val="1"/>
      <w:marLeft w:val="0"/>
      <w:marRight w:val="0"/>
      <w:marTop w:val="0"/>
      <w:marBottom w:val="0"/>
      <w:divBdr>
        <w:top w:val="none" w:sz="0" w:space="0" w:color="auto"/>
        <w:left w:val="none" w:sz="0" w:space="0" w:color="auto"/>
        <w:bottom w:val="none" w:sz="0" w:space="0" w:color="auto"/>
        <w:right w:val="none" w:sz="0" w:space="0" w:color="auto"/>
      </w:divBdr>
    </w:div>
    <w:div w:id="1919122978">
      <w:bodyDiv w:val="1"/>
      <w:marLeft w:val="0"/>
      <w:marRight w:val="0"/>
      <w:marTop w:val="0"/>
      <w:marBottom w:val="0"/>
      <w:divBdr>
        <w:top w:val="none" w:sz="0" w:space="0" w:color="auto"/>
        <w:left w:val="none" w:sz="0" w:space="0" w:color="auto"/>
        <w:bottom w:val="none" w:sz="0" w:space="0" w:color="auto"/>
        <w:right w:val="none" w:sz="0" w:space="0" w:color="auto"/>
      </w:divBdr>
    </w:div>
    <w:div w:id="1927569026">
      <w:bodyDiv w:val="1"/>
      <w:marLeft w:val="0"/>
      <w:marRight w:val="0"/>
      <w:marTop w:val="0"/>
      <w:marBottom w:val="0"/>
      <w:divBdr>
        <w:top w:val="none" w:sz="0" w:space="0" w:color="auto"/>
        <w:left w:val="none" w:sz="0" w:space="0" w:color="auto"/>
        <w:bottom w:val="none" w:sz="0" w:space="0" w:color="auto"/>
        <w:right w:val="none" w:sz="0" w:space="0" w:color="auto"/>
      </w:divBdr>
    </w:div>
    <w:div w:id="1945190989">
      <w:bodyDiv w:val="1"/>
      <w:marLeft w:val="0"/>
      <w:marRight w:val="0"/>
      <w:marTop w:val="0"/>
      <w:marBottom w:val="0"/>
      <w:divBdr>
        <w:top w:val="none" w:sz="0" w:space="0" w:color="auto"/>
        <w:left w:val="none" w:sz="0" w:space="0" w:color="auto"/>
        <w:bottom w:val="none" w:sz="0" w:space="0" w:color="auto"/>
        <w:right w:val="none" w:sz="0" w:space="0" w:color="auto"/>
      </w:divBdr>
    </w:div>
    <w:div w:id="1951736122">
      <w:bodyDiv w:val="1"/>
      <w:marLeft w:val="0"/>
      <w:marRight w:val="0"/>
      <w:marTop w:val="0"/>
      <w:marBottom w:val="0"/>
      <w:divBdr>
        <w:top w:val="none" w:sz="0" w:space="0" w:color="auto"/>
        <w:left w:val="none" w:sz="0" w:space="0" w:color="auto"/>
        <w:bottom w:val="none" w:sz="0" w:space="0" w:color="auto"/>
        <w:right w:val="none" w:sz="0" w:space="0" w:color="auto"/>
      </w:divBdr>
    </w:div>
    <w:div w:id="1958441162">
      <w:bodyDiv w:val="1"/>
      <w:marLeft w:val="0"/>
      <w:marRight w:val="0"/>
      <w:marTop w:val="0"/>
      <w:marBottom w:val="0"/>
      <w:divBdr>
        <w:top w:val="none" w:sz="0" w:space="0" w:color="auto"/>
        <w:left w:val="none" w:sz="0" w:space="0" w:color="auto"/>
        <w:bottom w:val="none" w:sz="0" w:space="0" w:color="auto"/>
        <w:right w:val="none" w:sz="0" w:space="0" w:color="auto"/>
      </w:divBdr>
    </w:div>
    <w:div w:id="2071730844">
      <w:bodyDiv w:val="1"/>
      <w:marLeft w:val="0"/>
      <w:marRight w:val="0"/>
      <w:marTop w:val="0"/>
      <w:marBottom w:val="0"/>
      <w:divBdr>
        <w:top w:val="none" w:sz="0" w:space="0" w:color="auto"/>
        <w:left w:val="none" w:sz="0" w:space="0" w:color="auto"/>
        <w:bottom w:val="none" w:sz="0" w:space="0" w:color="auto"/>
        <w:right w:val="none" w:sz="0" w:space="0" w:color="auto"/>
      </w:divBdr>
    </w:div>
    <w:div w:id="2072997866">
      <w:bodyDiv w:val="1"/>
      <w:marLeft w:val="0"/>
      <w:marRight w:val="0"/>
      <w:marTop w:val="0"/>
      <w:marBottom w:val="0"/>
      <w:divBdr>
        <w:top w:val="none" w:sz="0" w:space="0" w:color="auto"/>
        <w:left w:val="none" w:sz="0" w:space="0" w:color="auto"/>
        <w:bottom w:val="none" w:sz="0" w:space="0" w:color="auto"/>
        <w:right w:val="none" w:sz="0" w:space="0" w:color="auto"/>
      </w:divBdr>
    </w:div>
    <w:div w:id="2082290371">
      <w:bodyDiv w:val="1"/>
      <w:marLeft w:val="0"/>
      <w:marRight w:val="0"/>
      <w:marTop w:val="0"/>
      <w:marBottom w:val="0"/>
      <w:divBdr>
        <w:top w:val="none" w:sz="0" w:space="0" w:color="auto"/>
        <w:left w:val="none" w:sz="0" w:space="0" w:color="auto"/>
        <w:bottom w:val="none" w:sz="0" w:space="0" w:color="auto"/>
        <w:right w:val="none" w:sz="0" w:space="0" w:color="auto"/>
      </w:divBdr>
    </w:div>
    <w:div w:id="2108503798">
      <w:bodyDiv w:val="1"/>
      <w:marLeft w:val="0"/>
      <w:marRight w:val="0"/>
      <w:marTop w:val="0"/>
      <w:marBottom w:val="0"/>
      <w:divBdr>
        <w:top w:val="none" w:sz="0" w:space="0" w:color="auto"/>
        <w:left w:val="none" w:sz="0" w:space="0" w:color="auto"/>
        <w:bottom w:val="none" w:sz="0" w:space="0" w:color="auto"/>
        <w:right w:val="none" w:sz="0" w:space="0" w:color="auto"/>
      </w:divBdr>
    </w:div>
    <w:div w:id="2119522763">
      <w:bodyDiv w:val="1"/>
      <w:marLeft w:val="0"/>
      <w:marRight w:val="0"/>
      <w:marTop w:val="0"/>
      <w:marBottom w:val="0"/>
      <w:divBdr>
        <w:top w:val="none" w:sz="0" w:space="0" w:color="auto"/>
        <w:left w:val="none" w:sz="0" w:space="0" w:color="auto"/>
        <w:bottom w:val="none" w:sz="0" w:space="0" w:color="auto"/>
        <w:right w:val="none" w:sz="0" w:space="0" w:color="auto"/>
      </w:divBdr>
    </w:div>
    <w:div w:id="2121991013">
      <w:bodyDiv w:val="1"/>
      <w:marLeft w:val="0"/>
      <w:marRight w:val="0"/>
      <w:marTop w:val="0"/>
      <w:marBottom w:val="0"/>
      <w:divBdr>
        <w:top w:val="none" w:sz="0" w:space="0" w:color="auto"/>
        <w:left w:val="none" w:sz="0" w:space="0" w:color="auto"/>
        <w:bottom w:val="none" w:sz="0" w:space="0" w:color="auto"/>
        <w:right w:val="none" w:sz="0" w:space="0" w:color="auto"/>
      </w:divBdr>
    </w:div>
    <w:div w:id="2129077778">
      <w:bodyDiv w:val="1"/>
      <w:marLeft w:val="0"/>
      <w:marRight w:val="0"/>
      <w:marTop w:val="0"/>
      <w:marBottom w:val="0"/>
      <w:divBdr>
        <w:top w:val="none" w:sz="0" w:space="0" w:color="auto"/>
        <w:left w:val="none" w:sz="0" w:space="0" w:color="auto"/>
        <w:bottom w:val="none" w:sz="0" w:space="0" w:color="auto"/>
        <w:right w:val="none" w:sz="0" w:space="0" w:color="auto"/>
      </w:divBdr>
    </w:div>
    <w:div w:id="2134786400">
      <w:bodyDiv w:val="1"/>
      <w:marLeft w:val="0"/>
      <w:marRight w:val="0"/>
      <w:marTop w:val="0"/>
      <w:marBottom w:val="0"/>
      <w:divBdr>
        <w:top w:val="none" w:sz="0" w:space="0" w:color="auto"/>
        <w:left w:val="none" w:sz="0" w:space="0" w:color="auto"/>
        <w:bottom w:val="none" w:sz="0" w:space="0" w:color="auto"/>
        <w:right w:val="none" w:sz="0" w:space="0" w:color="auto"/>
      </w:divBdr>
    </w:div>
    <w:div w:id="2141413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microsoft.com/office/2018/08/relationships/commentsExtensible" Target="commentsExtensible.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C13B1DE48354BECBA678780D2BB4BA3"/>
        <w:category>
          <w:name w:val="General"/>
          <w:gallery w:val="placeholder"/>
        </w:category>
        <w:types>
          <w:type w:val="bbPlcHdr"/>
        </w:types>
        <w:behaviors>
          <w:behavior w:val="content"/>
        </w:behaviors>
        <w:guid w:val="{04ED8BBA-9A9C-4EB8-9273-AD523815416F}"/>
      </w:docPartPr>
      <w:docPartBody>
        <w:p w:rsidR="005C2243" w:rsidRDefault="00FD6EA1" w:rsidP="00FD6EA1">
          <w:pPr>
            <w:pStyle w:val="3C13B1DE48354BECBA678780D2BB4BA3"/>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EA1"/>
    <w:rsid w:val="00014C2E"/>
    <w:rsid w:val="00092B90"/>
    <w:rsid w:val="003138A5"/>
    <w:rsid w:val="003422EF"/>
    <w:rsid w:val="003827BF"/>
    <w:rsid w:val="0046077F"/>
    <w:rsid w:val="004702E1"/>
    <w:rsid w:val="004902A5"/>
    <w:rsid w:val="004B08A2"/>
    <w:rsid w:val="005A4B45"/>
    <w:rsid w:val="005A7CE5"/>
    <w:rsid w:val="005C2243"/>
    <w:rsid w:val="005F2B7F"/>
    <w:rsid w:val="0067211A"/>
    <w:rsid w:val="00755264"/>
    <w:rsid w:val="0089155F"/>
    <w:rsid w:val="008A7D96"/>
    <w:rsid w:val="00A656D3"/>
    <w:rsid w:val="00C24C4D"/>
    <w:rsid w:val="00C5612B"/>
    <w:rsid w:val="00D067D1"/>
    <w:rsid w:val="00D10E0D"/>
    <w:rsid w:val="00D70165"/>
    <w:rsid w:val="00E14499"/>
    <w:rsid w:val="00E26BDE"/>
    <w:rsid w:val="00EF7187"/>
    <w:rsid w:val="00FA154A"/>
    <w:rsid w:val="00FD6EA1"/>
    <w:rsid w:val="00FF70B9"/>
    <w:rsid w:val="00FF7998"/>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C13B1DE48354BECBA678780D2BB4BA3">
    <w:name w:val="3C13B1DE48354BECBA678780D2BB4BA3"/>
    <w:rsid w:val="00FD6EA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Vapor Trail">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Vapor Trail">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apor Trail">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Anshul Bairy</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25FD6F-154E-4E5C-A4AB-AD7FFD5C96DC}">
  <ds:schemaRefs>
    <ds:schemaRef ds:uri="http://schemas.openxmlformats.org/officeDocument/2006/bibliography"/>
  </ds:schemaRefs>
</ds:datastoreItem>
</file>

<file path=docMetadata/LabelInfo.xml><?xml version="1.0" encoding="utf-8"?>
<clbl:labelList xmlns:clbl="http://schemas.microsoft.com/office/2020/mipLabelMetadata">
  <clbl:label id="{590540ad-24f6-4603-bebb-fc2239ec787a}" enabled="1" method="Privileged" siteId="{fdade0c4-3fea-4320-ae53-1a1742aeff1e}"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14</Pages>
  <Words>4001</Words>
  <Characters>22812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human computer interaction</vt:lpstr>
    </vt:vector>
  </TitlesOfParts>
  <Company/>
  <LinksUpToDate>false</LinksUpToDate>
  <CharactersWithSpaces>26760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computer interaction</dc:title>
  <dc:subject>Activity Report 1</dc:subject>
  <dc:creator>Anshul Bairy</dc:creator>
  <cp:keywords/>
  <dc:description/>
  <cp:lastModifiedBy>Maneerat Rumsamrong</cp:lastModifiedBy>
  <cp:revision>12</cp:revision>
  <cp:lastPrinted>2026-05-01T13:40:00Z</cp:lastPrinted>
  <dcterms:created xsi:type="dcterms:W3CDTF">2026-05-01T13:43:00Z</dcterms:created>
  <dcterms:modified xsi:type="dcterms:W3CDTF">2026-05-13T10:04:00Z</dcterms:modified>
</cp:coreProperties>
</file>